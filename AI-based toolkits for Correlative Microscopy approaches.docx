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numPr>
          <w:ilvl w:val="0"/>
          <w:numId w:val="2"/>
        </w:numPr>
        <w:spacing w:before="180" w:lineRule="auto"/>
        <w:ind w:left="-720" w:right="-720" w:hanging="360"/>
        <w:jc w:val="center"/>
      </w:pPr>
      <w:bookmarkStart w:colFirst="0" w:colLast="0" w:name="_q5puj4sqerh6" w:id="0"/>
      <w:bookmarkEnd w:id="0"/>
      <w:r w:rsidDel="00000000" w:rsidR="00000000" w:rsidRPr="00000000">
        <w:rPr>
          <w:rtl w:val="0"/>
        </w:rPr>
        <w:t xml:space="preserve">AI-based toolkits for quantitative electron microscopy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vertAlign w:val="superscript"/>
        </w:rPr>
      </w:pPr>
      <w:r w:rsidDel="00000000" w:rsidR="00000000" w:rsidRPr="00000000">
        <w:rPr>
          <w:rtl w:val="0"/>
        </w:rPr>
        <w:t xml:space="preserve">Robert Kiewisz</w:t>
      </w:r>
      <w:r w:rsidDel="00000000" w:rsidR="00000000" w:rsidRPr="00000000">
        <w:rPr>
          <w:vertAlign w:val="superscript"/>
          <w:rtl w:val="0"/>
        </w:rPr>
        <w:t xml:space="preserve">1</w:t>
      </w:r>
      <w:r w:rsidDel="00000000" w:rsidR="00000000" w:rsidRPr="00000000">
        <w:rPr>
          <w:rtl w:val="0"/>
        </w:rPr>
        <w:t xml:space="preserve">, Gunar Fabig</w:t>
      </w:r>
      <w:r w:rsidDel="00000000" w:rsidR="00000000" w:rsidRPr="00000000">
        <w:rPr>
          <w:vertAlign w:val="superscript"/>
          <w:rtl w:val="0"/>
        </w:rPr>
        <w:t xml:space="preserve">1,2</w:t>
      </w:r>
      <w:r w:rsidDel="00000000" w:rsidR="00000000" w:rsidRPr="00000000">
        <w:rPr>
          <w:rtl w:val="0"/>
        </w:rPr>
        <w:t xml:space="preserve">, Maria</w:t>
      </w:r>
      <w:r w:rsidDel="00000000" w:rsidR="00000000" w:rsidRPr="00000000">
        <w:rPr>
          <w:vertAlign w:val="superscript"/>
          <w:rtl w:val="0"/>
        </w:rPr>
        <w:t xml:space="preserve">1,2</w:t>
      </w:r>
      <w:r w:rsidDel="00000000" w:rsidR="00000000" w:rsidRPr="00000000">
        <w:rPr>
          <w:rtl w:val="0"/>
        </w:rPr>
        <w:t xml:space="preserve">, Thomas Müller-Reichert</w:t>
      </w:r>
      <w:r w:rsidDel="00000000" w:rsidR="00000000" w:rsidRPr="00000000">
        <w:rPr>
          <w:vertAlign w:val="superscript"/>
          <w:rtl w:val="0"/>
        </w:rPr>
        <w:t xml:space="preserve">1,2</w:t>
      </w:r>
    </w:p>
    <w:p w:rsidR="00000000" w:rsidDel="00000000" w:rsidP="00000000" w:rsidRDefault="00000000" w:rsidRPr="00000000" w14:paraId="00000006">
      <w:pPr>
        <w:rPr>
          <w:vertAlign w:val="superscript"/>
        </w:rPr>
      </w:pPr>
      <w:r w:rsidDel="00000000" w:rsidR="00000000" w:rsidRPr="00000000">
        <w:rPr>
          <w:rtl w:val="0"/>
        </w:rPr>
      </w:r>
    </w:p>
    <w:p w:rsidR="00000000" w:rsidDel="00000000" w:rsidP="00000000" w:rsidRDefault="00000000" w:rsidRPr="00000000" w14:paraId="00000007">
      <w:pPr>
        <w:rPr>
          <w:vertAlign w:val="superscript"/>
        </w:rPr>
      </w:pPr>
      <w:r w:rsidDel="00000000" w:rsidR="00000000" w:rsidRPr="00000000">
        <w:rPr>
          <w:rtl w:val="0"/>
        </w:rPr>
      </w:r>
    </w:p>
    <w:p w:rsidR="00000000" w:rsidDel="00000000" w:rsidP="00000000" w:rsidRDefault="00000000" w:rsidRPr="00000000" w14:paraId="00000008">
      <w:pPr>
        <w:rPr>
          <w:vertAlign w:val="superscript"/>
        </w:rPr>
      </w:pPr>
      <w:r w:rsidDel="00000000" w:rsidR="00000000" w:rsidRPr="00000000">
        <w:rPr>
          <w:rtl w:val="0"/>
        </w:rPr>
      </w:r>
    </w:p>
    <w:p w:rsidR="00000000" w:rsidDel="00000000" w:rsidP="00000000" w:rsidRDefault="00000000" w:rsidRPr="00000000" w14:paraId="00000009">
      <w:pPr>
        <w:rPr>
          <w:vertAlign w:val="superscript"/>
        </w:rPr>
      </w:pPr>
      <w:r w:rsidDel="00000000" w:rsidR="00000000" w:rsidRPr="00000000">
        <w:rPr>
          <w:rtl w:val="0"/>
        </w:rPr>
      </w:r>
    </w:p>
    <w:p w:rsidR="00000000" w:rsidDel="00000000" w:rsidP="00000000" w:rsidRDefault="00000000" w:rsidRPr="00000000" w14:paraId="0000000A">
      <w:pPr>
        <w:rPr/>
      </w:pPr>
      <w:r w:rsidDel="00000000" w:rsidR="00000000" w:rsidRPr="00000000">
        <w:rPr>
          <w:vertAlign w:val="superscript"/>
          <w:rtl w:val="0"/>
        </w:rPr>
        <w:t xml:space="preserve">1</w:t>
      </w:r>
      <w:r w:rsidDel="00000000" w:rsidR="00000000" w:rsidRPr="00000000">
        <w:rPr>
          <w:rtl w:val="0"/>
        </w:rPr>
        <w:t xml:space="preserve">Experimental Center, Faculty of Medicine Carl Gustav Carus, Dresden University of Technology, 01307 Dresden, Germany</w:t>
      </w:r>
    </w:p>
    <w:p w:rsidR="00000000" w:rsidDel="00000000" w:rsidP="00000000" w:rsidRDefault="00000000" w:rsidRPr="00000000" w14:paraId="0000000B">
      <w:pPr>
        <w:rPr/>
      </w:pPr>
      <w:r w:rsidDel="00000000" w:rsidR="00000000" w:rsidRPr="00000000">
        <w:rPr>
          <w:vertAlign w:val="superscript"/>
          <w:rtl w:val="0"/>
        </w:rPr>
        <w:t xml:space="preserve">2</w:t>
      </w:r>
      <w:r w:rsidDel="00000000" w:rsidR="00000000" w:rsidRPr="00000000">
        <w:rPr>
          <w:rtl w:val="0"/>
        </w:rPr>
        <w:t xml:space="preserve">Core Facility Cellular Imaging, Faculty of Medicine Carl Gustav Carus, Dresden University of Technology, 01307 Dresden, Germany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Corresponding author:</w:t>
      </w:r>
    </w:p>
    <w:p w:rsidR="00000000" w:rsidDel="00000000" w:rsidP="00000000" w:rsidRDefault="00000000" w:rsidRPr="00000000" w14:paraId="00000011">
      <w:pPr>
        <w:rPr/>
      </w:pPr>
      <w:r w:rsidDel="00000000" w:rsidR="00000000" w:rsidRPr="00000000">
        <w:rPr>
          <w:rtl w:val="0"/>
        </w:rPr>
        <w:t xml:space="preserve">R. Kiewisz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ins w:author="mueller-reichert" w:id="0" w:date="2026-06-14T08:02:04Z"/>
          <w:b w:val="1"/>
          <w:bCs w:val="1"/>
          <w:sz w:val="28"/>
          <w:szCs w:val="28"/>
          <w:rPrChange w:author="mueller-reichert" w:id="1" w:date="2026-06-14T08:02:04Z">
            <w:rPr/>
          </w:rPrChange>
        </w:rPr>
      </w:pPr>
      <w:ins w:author="mueller-reichert" w:id="0" w:date="2026-06-14T08:02:04Z">
        <w:r w:rsidDel="00000000" w:rsidR="00000000" w:rsidRPr="00000000">
          <w:rPr>
            <w:b w:val="1"/>
            <w:bCs w:val="1"/>
            <w:sz w:val="28"/>
            <w:szCs w:val="28"/>
            <w:rtl w:val="0"/>
            <w:rPrChange w:author="mueller-reichert" w:id="1" w:date="2026-06-14T08:02:04Z">
              <w:rPr/>
            </w:rPrChange>
          </w:rPr>
          <w:t xml:space="preserve">End of June. Deadline </w:t>
        </w:r>
      </w:ins>
    </w:p>
    <w:p w:rsidR="00000000" w:rsidDel="00000000" w:rsidP="00000000" w:rsidRDefault="00000000" w:rsidRPr="00000000" w14:paraId="00000014">
      <w:pPr>
        <w:rPr>
          <w:ins w:author="mueller-reichert" w:id="0" w:date="2026-06-14T08:02:04Z"/>
          <w:b w:val="1"/>
          <w:bCs w:val="1"/>
          <w:sz w:val="28"/>
          <w:szCs w:val="28"/>
          <w:rPrChange w:author="mueller-reichert" w:id="1" w:date="2026-06-14T08:02:04Z">
            <w:rPr/>
          </w:rPrChange>
        </w:rPr>
      </w:pPr>
      <w:ins w:author="mueller-reichert" w:id="0" w:date="2026-06-14T08:02:04Z">
        <w:r w:rsidDel="00000000" w:rsidR="00000000" w:rsidRPr="00000000">
          <w:rPr>
            <w:b w:val="1"/>
            <w:bCs w:val="1"/>
            <w:sz w:val="28"/>
            <w:szCs w:val="28"/>
            <w:rtl w:val="0"/>
            <w:rPrChange w:author="mueller-reichert" w:id="1" w:date="2026-06-14T08:02:04Z">
              <w:rPr/>
            </w:rPrChange>
          </w:rPr>
          <w:t xml:space="preserve">add figure showing database</w:t>
        </w:r>
      </w:ins>
    </w:p>
    <w:p w:rsidR="00000000" w:rsidDel="00000000" w:rsidP="00000000" w:rsidRDefault="00000000" w:rsidRPr="00000000" w14:paraId="00000015">
      <w:pPr>
        <w:rPr>
          <w:ins w:author="mueller-reichert" w:id="0" w:date="2026-06-14T08:02:04Z"/>
          <w:b w:val="1"/>
          <w:bCs w:val="1"/>
          <w:sz w:val="28"/>
          <w:szCs w:val="28"/>
          <w:rPrChange w:author="mueller-reichert" w:id="1" w:date="2026-06-14T08:02:04Z">
            <w:rPr/>
          </w:rPrChange>
        </w:rPr>
      </w:pPr>
      <w:ins w:author="mueller-reichert" w:id="0" w:date="2026-06-14T08:02:04Z">
        <w:r w:rsidDel="00000000" w:rsidR="00000000" w:rsidRPr="00000000">
          <w:rPr>
            <w:b w:val="1"/>
            <w:bCs w:val="1"/>
            <w:sz w:val="28"/>
            <w:szCs w:val="28"/>
            <w:rtl w:val="0"/>
            <w:rPrChange w:author="mueller-reichert" w:id="1" w:date="2026-06-14T08:02:04Z">
              <w:rPr/>
            </w:rPrChange>
          </w:rPr>
          <w:t xml:space="preserve">Look at the database and reformat it tardis don’t show up for all cases </w:t>
        </w:r>
      </w:ins>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sz w:val="28"/>
          <w:szCs w:val="28"/>
        </w:rPr>
      </w:pPr>
      <w:r w:rsidDel="00000000" w:rsidR="00000000" w:rsidRPr="00000000">
        <w:rPr>
          <w:rtl w:val="0"/>
        </w:rPr>
      </w:r>
    </w:p>
    <w:p w:rsidR="00000000" w:rsidDel="00000000" w:rsidP="00000000" w:rsidRDefault="00000000" w:rsidRPr="00000000" w14:paraId="00000018">
      <w:pPr>
        <w:rPr>
          <w:b w:val="1"/>
          <w:bCs w:val="1"/>
          <w:sz w:val="28"/>
          <w:szCs w:val="28"/>
        </w:rPr>
      </w:pPr>
      <w:r w:rsidDel="00000000" w:rsidR="00000000" w:rsidRPr="00000000">
        <w:rPr>
          <w:b w:val="1"/>
          <w:bCs w:val="1"/>
          <w:sz w:val="28"/>
          <w:szCs w:val="28"/>
          <w:rtl w:val="0"/>
        </w:rPr>
        <w:t xml:space="preserve">Abstract </w:t>
      </w:r>
    </w:p>
    <w:p w:rsidR="00000000" w:rsidDel="00000000" w:rsidP="00000000" w:rsidRDefault="00000000" w:rsidRPr="00000000" w14:paraId="00000019">
      <w:pPr>
        <w:rPr>
          <w:b w:val="1"/>
          <w:bCs w:val="1"/>
          <w:sz w:val="28"/>
          <w:szCs w:val="28"/>
        </w:rPr>
      </w:pPr>
      <w:r w:rsidDel="00000000" w:rsidR="00000000" w:rsidRPr="00000000">
        <w:rPr>
          <w:rtl w:val="0"/>
        </w:rPr>
      </w:r>
    </w:p>
    <w:p w:rsidR="00000000" w:rsidDel="00000000" w:rsidP="00000000" w:rsidRDefault="00000000" w:rsidRPr="00000000" w14:paraId="0000001A">
      <w:pPr>
        <w:rPr>
          <w:color w:val="27251e"/>
        </w:rPr>
      </w:pPr>
      <w:r w:rsidDel="00000000" w:rsidR="00000000" w:rsidRPr="00000000">
        <w:rPr>
          <w:color w:val="27251e"/>
          <w:rtl w:val="0"/>
        </w:rPr>
        <w:t xml:space="preserve">In modern electron microscopy, vast volumes of data are generated, making the extraction of meaningful quantitative information a persistent challenge. Segmentation is the essential first step in this process. In this publication, we review segmentation approaches across a range of techniques, including single-particle analysis (SPA), macromolecular localization, and the segmentation of membranes, organelles, and filaments in volume electron microscopy. We also survey commercially available platforms, methods for correlative light and electron microscopy (CLEM) registration, and key preprocessing tools. In addition, we discuss training data and computational infrastructure resources. For each application, we outline the main challenges, categorize available tools (machine learning–based, classical, hybrid, and infrastructure solutions), and provide practical guidance on their use. Finally, we introduce an interactive, publicly available online catalogue </w:t>
      </w:r>
      <w:hyperlink r:id="rId7">
        <w:r w:rsidDel="00000000" w:rsidR="00000000" w:rsidRPr="00000000">
          <w:rPr>
            <w:color w:val="1155cc"/>
            <w:sz w:val="20"/>
            <w:szCs w:val="20"/>
            <w:u w:val="single"/>
            <w:rtl w:val="0"/>
          </w:rPr>
          <w:t xml:space="preserve">https://rrobert92.github.io/EM_ML_Segmentation_Tools_Overview/</w:t>
        </w:r>
      </w:hyperlink>
      <w:r w:rsidDel="00000000" w:rsidR="00000000" w:rsidRPr="00000000">
        <w:rPr>
          <w:color w:val="27251e"/>
          <w:rtl w:val="0"/>
        </w:rPr>
        <w:t xml:space="preserve">, designed to help researchers select appropriate analysis tools for specific research questions.</w:t>
      </w:r>
      <w:r w:rsidDel="00000000" w:rsidR="00000000" w:rsidRPr="00000000">
        <w:rPr>
          <w:rtl w:val="0"/>
        </w:rPr>
      </w:r>
    </w:p>
    <w:p w:rsidR="00000000" w:rsidDel="00000000" w:rsidP="00000000" w:rsidRDefault="00000000" w:rsidRPr="00000000" w14:paraId="0000001B">
      <w:pPr>
        <w:pStyle w:val="Heading1"/>
        <w:numPr>
          <w:ilvl w:val="0"/>
          <w:numId w:val="14"/>
        </w:numPr>
        <w:rPr>
          <w:sz w:val="28"/>
          <w:szCs w:val="28"/>
        </w:rPr>
      </w:pPr>
      <w:bookmarkStart w:colFirst="0" w:colLast="0" w:name="_buvl4u70n9oz" w:id="1"/>
      <w:bookmarkEnd w:id="1"/>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An electron microscopy experiment often ends with a question that is easy to state and hard to answer: where, in this image, is the biological feature I care about? In single-particle cryo-electron microscopy (cryo-EM) the feature is a macromolecular complex. In cryo-electron tomography (cryo-ET) the same complex is now inside a cell, surrounded by membranes and other structures. In volume electron microscopy (vEM) the feature is an organelle, a cell boundary, or an axon. In correlative light and electron microscopy (CLEM) it is whichever structure was tagged in the light microscope, now to be located inside the electron microscope image. </w:t>
      </w:r>
      <w:commentRangeStart w:id="0"/>
      <w:r w:rsidDel="00000000" w:rsidR="00000000" w:rsidRPr="00000000">
        <w:rPr>
          <w:rtl w:val="0"/>
        </w:rPr>
        <w:t xml:space="preserve">These are all segmentation problems</w:t>
      </w:r>
      <w:commentRangeEnd w:id="0"/>
      <w:r w:rsidDel="00000000" w:rsidR="00000000" w:rsidRPr="00000000">
        <w:commentReference w:id="0"/>
      </w:r>
      <w:r w:rsidDel="00000000" w:rsidR="00000000" w:rsidRPr="00000000">
        <w:rPr>
          <w:rtl w:val="0"/>
        </w:rPr>
        <w:t xml:space="preserve">. While the data vary, ranging from two-dimensional (2D) micrographs and three-dimensional (3D) tomograms to gigabyte- or even terabyte-scale volumes, and the labels differ accordingly, the underlying task remains the same: assigning each pixel or voxel to its corresponding biological </w:t>
      </w:r>
      <w:r w:rsidDel="00000000" w:rsidR="00000000" w:rsidRPr="00000000">
        <w:rPr>
          <w:rtl w:val="0"/>
        </w:rPr>
        <w:t xml:space="preserve">category</w:t>
      </w:r>
      <w:r w:rsidDel="00000000" w:rsidR="00000000" w:rsidRPr="00000000">
        <w:rPr>
          <w:rtl w:val="0"/>
        </w:rPr>
        <w:t xml:space="preserve">. For most of the field's history, segmentation was either trivial (thresholded by hand on a clean image) or intractable (low signal-to-noise ratio, dense backgrounds, ambiguous boundaries). Machine learning has moved most of these problems from the second category to a third one: </w:t>
      </w:r>
      <w:commentRangeStart w:id="1"/>
      <w:r w:rsidDel="00000000" w:rsidR="00000000" w:rsidRPr="00000000">
        <w:rPr>
          <w:rtl w:val="0"/>
        </w:rPr>
        <w:t xml:space="preserve">tractable but not solved</w:t>
      </w:r>
      <w:commentRangeEnd w:id="1"/>
      <w:r w:rsidDel="00000000" w:rsidR="00000000" w:rsidRPr="00000000">
        <w:commentReference w:id="1"/>
      </w:r>
      <w:r w:rsidDel="00000000" w:rsidR="00000000" w:rsidRPr="00000000">
        <w:rPr>
          <w:rtl w:val="0"/>
        </w:rPr>
        <w:t xml:space="preserve">, with a landscape of tools that is large, fast-moving, and partly redundant (</w:t>
      </w:r>
      <w:r w:rsidDel="00000000" w:rsidR="00000000" w:rsidRPr="00000000">
        <w:rPr>
          <w:b w:val="1"/>
          <w:bCs w:val="1"/>
          <w:rtl w:val="0"/>
        </w:rPr>
        <w:t xml:space="preserve">Fig. 1)</w:t>
      </w:r>
      <w:r w:rsidDel="00000000" w:rsidR="00000000" w:rsidRPr="00000000">
        <w:rPr>
          <w:rtl w:val="0"/>
        </w:rPr>
        <w:t xml:space="preserve">. This chapter is a map of this landscape and serves as a practical guide to segmentation tools across single-particle analysis (SPA), cryo-ET, volume EM, and CLEM. It draws from a curated set of 82 actively maintained tools, of which roughly 40 are discussed in detail.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Presenting an interactive and, online available version of this full catalogue </w:t>
      </w:r>
      <w:commentRangeStart w:id="2"/>
      <w:hyperlink r:id="rId8">
        <w:r w:rsidDel="00000000" w:rsidR="00000000" w:rsidRPr="00000000">
          <w:rPr>
            <w:color w:val="1155cc"/>
            <w:u w:val="single"/>
            <w:rtl w:val="0"/>
          </w:rPr>
          <w:t xml:space="preserve">https://rrobert92.github.io/EM_ML_Segmentation_Tools_Overview/</w:t>
        </w:r>
      </w:hyperlink>
      <w:commentRangeEnd w:id="2"/>
      <w:r w:rsidDel="00000000" w:rsidR="00000000" w:rsidRPr="00000000">
        <w:commentReference w:id="2"/>
      </w:r>
      <w:r w:rsidDel="00000000" w:rsidR="00000000" w:rsidRPr="00000000">
        <w:rPr>
          <w:rtl w:val="0"/>
        </w:rPr>
        <w:t xml:space="preserve">, we </w:t>
      </w:r>
      <w:r w:rsidDel="00000000" w:rsidR="00000000" w:rsidRPr="00000000">
        <w:rPr>
          <w:rtl w:val="0"/>
        </w:rPr>
        <w:t xml:space="preserve">summarize the main tools  for SPA </w:t>
      </w:r>
      <w:commentRangeStart w:id="3"/>
      <w:commentRangeStart w:id="4"/>
      <w:commentRangeStart w:id="5"/>
      <w:commentRangeStart w:id="6"/>
      <w:commentRangeStart w:id="7"/>
      <w:commentRangeStart w:id="8"/>
      <w:r w:rsidDel="00000000" w:rsidR="00000000" w:rsidRPr="00000000">
        <w:rPr>
          <w:rtl w:val="0"/>
        </w:rPr>
        <w:t xml:space="preserve">(</w:t>
      </w:r>
      <w:r w:rsidDel="00000000" w:rsidR="00000000" w:rsidRPr="00000000">
        <w:rPr>
          <w:b w:val="1"/>
          <w:bCs w:val="1"/>
          <w:rtl w:val="0"/>
        </w:rPr>
        <w:t xml:space="preserve">Table 1</w:t>
      </w:r>
      <w:r w:rsidDel="00000000" w:rsidR="00000000" w:rsidRPr="00000000">
        <w:rPr>
          <w:rtl w:val="0"/>
        </w:rPr>
        <w:t xml:space="preserve">)</w:t>
      </w:r>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r w:rsidDel="00000000" w:rsidR="00000000" w:rsidRPr="00000000">
        <w:rPr>
          <w:rtl w:val="0"/>
        </w:rPr>
        <w:t xml:space="preserve">,</w:t>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rtl w:val="0"/>
        </w:rPr>
        <w:t xml:space="preserve"> cryo-ET macromolecule localization (</w:t>
      </w:r>
      <w:r w:rsidDel="00000000" w:rsidR="00000000" w:rsidRPr="00000000">
        <w:rPr>
          <w:b w:val="1"/>
          <w:bCs w:val="1"/>
          <w:rtl w:val="0"/>
        </w:rPr>
        <w:t xml:space="preserve">Table 2</w:t>
      </w:r>
      <w:r w:rsidDel="00000000" w:rsidR="00000000" w:rsidRPr="00000000">
        <w:rPr>
          <w:rtl w:val="0"/>
        </w:rPr>
        <w:t xml:space="preserve">), membrane and feature segmentation in tomograms (</w:t>
      </w:r>
      <w:r w:rsidDel="00000000" w:rsidR="00000000" w:rsidRPr="00000000">
        <w:rPr>
          <w:b w:val="1"/>
          <w:bCs w:val="1"/>
          <w:rtl w:val="0"/>
        </w:rPr>
        <w:t xml:space="preserve">Tables 3-4</w:t>
      </w:r>
      <w:r w:rsidDel="00000000" w:rsidR="00000000" w:rsidRPr="00000000">
        <w:rPr>
          <w:rtl w:val="0"/>
        </w:rPr>
        <w:t xml:space="preserve">), organelle and cell segmentation in volume EM (</w:t>
      </w:r>
      <w:r w:rsidDel="00000000" w:rsidR="00000000" w:rsidRPr="00000000">
        <w:rPr>
          <w:b w:val="1"/>
          <w:bCs w:val="1"/>
          <w:rtl w:val="0"/>
        </w:rPr>
        <w:t xml:space="preserve">Tables 5–6</w:t>
      </w:r>
      <w:r w:rsidDel="00000000" w:rsidR="00000000" w:rsidRPr="00000000">
        <w:rPr>
          <w:rtl w:val="0"/>
        </w:rPr>
        <w:t xml:space="preserve">), general-purpose models and commercial platforms (</w:t>
      </w:r>
      <w:r w:rsidDel="00000000" w:rsidR="00000000" w:rsidRPr="00000000">
        <w:rPr>
          <w:b w:val="1"/>
          <w:bCs w:val="1"/>
          <w:rtl w:val="0"/>
        </w:rPr>
        <w:t xml:space="preserve">Tables 7–8</w:t>
      </w:r>
      <w:r w:rsidDel="00000000" w:rsidR="00000000" w:rsidRPr="00000000">
        <w:rPr>
          <w:rtl w:val="0"/>
        </w:rPr>
        <w:t xml:space="preserve">), CLEM registration (</w:t>
      </w:r>
      <w:r w:rsidDel="00000000" w:rsidR="00000000" w:rsidRPr="00000000">
        <w:rPr>
          <w:b w:val="1"/>
          <w:bCs w:val="1"/>
          <w:rtl w:val="0"/>
        </w:rPr>
        <w:t xml:space="preserve">Table 9</w:t>
      </w:r>
      <w:r w:rsidDel="00000000" w:rsidR="00000000" w:rsidRPr="00000000">
        <w:rPr>
          <w:rtl w:val="0"/>
        </w:rPr>
        <w:t xml:space="preserve">), and essential preprocessing (</w:t>
      </w:r>
      <w:r w:rsidDel="00000000" w:rsidR="00000000" w:rsidRPr="00000000">
        <w:rPr>
          <w:b w:val="1"/>
          <w:bCs w:val="1"/>
          <w:rtl w:val="0"/>
        </w:rPr>
        <w:t xml:space="preserve">Tables 10–11</w:t>
      </w:r>
      <w:r w:rsidDel="00000000" w:rsidR="00000000" w:rsidRPr="00000000">
        <w:rPr>
          <w:rtl w:val="0"/>
        </w:rPr>
        <w:t xml:space="preserve">). Training data and infrastructure resources are  also covered (</w:t>
      </w:r>
      <w:r w:rsidDel="00000000" w:rsidR="00000000" w:rsidRPr="00000000">
        <w:rPr>
          <w:b w:val="1"/>
          <w:bCs w:val="1"/>
          <w:rtl w:val="0"/>
        </w:rPr>
        <w:t xml:space="preserve">Table 12</w:t>
      </w:r>
      <w:r w:rsidDel="00000000" w:rsidR="00000000" w:rsidRPr="00000000">
        <w:rPr>
          <w:rtl w:val="0"/>
        </w:rPr>
        <w:t xml:space="preserve">).</w:t>
      </w:r>
      <w:ins w:author="Gunar Fabig" w:id="2" w:date="2026-06-12T19:20:38Z">
        <w:r w:rsidDel="00000000" w:rsidR="00000000" w:rsidRPr="00000000">
          <w:rPr>
            <w:rtl w:val="0"/>
          </w:rPr>
          <w:t xml:space="preserve"> </w:t>
        </w:r>
      </w:ins>
      <w:r w:rsidDel="00000000" w:rsidR="00000000" w:rsidRPr="00000000">
        <w:rPr>
          <w:rtl w:val="0"/>
        </w:rPr>
        <w:t xml:space="preserve">For each task we describe the main challenges, the tool categories available (machine learning, classical, hybrid, and infrastructure), and give practical recommendations on when to use them.</w:t>
      </w:r>
    </w:p>
    <w:p w:rsidR="00000000" w:rsidDel="00000000" w:rsidP="00000000" w:rsidRDefault="00000000" w:rsidRPr="00000000" w14:paraId="0000001F">
      <w:pPr>
        <w:rPr/>
      </w:pPr>
      <w:r w:rsidDel="00000000" w:rsidR="00000000" w:rsidRPr="00000000">
        <w:br w:type="page"/>
      </w:r>
      <w:r w:rsidDel="00000000" w:rsidR="00000000" w:rsidRPr="00000000">
        <w:rPr/>
        <w:drawing>
          <wp:inline distB="114300" distT="114300" distL="114300" distR="114300">
            <wp:extent cx="5943600" cy="2790825"/>
            <wp:effectExtent b="0" l="0" r="0" t="0"/>
            <wp:docPr id="2" name="image1.png"/>
            <a:graphic>
              <a:graphicData uri="http://schemas.openxmlformats.org/drawingml/2006/picture">
                <pic:pic>
                  <pic:nvPicPr>
                    <pic:cNvPr id="0" name="image1.png"/>
                    <pic:cNvPicPr preferRelativeResize="0"/>
                  </pic:nvPicPr>
                  <pic:blipFill>
                    <a:blip r:embed="rId9"/>
                    <a:srcRect b="0" l="0" r="0" t="5178"/>
                    <a:stretch>
                      <a:fillRect/>
                    </a:stretch>
                  </pic:blipFill>
                  <pic:spPr>
                    <a:xfrm>
                      <a:off x="0" y="0"/>
                      <a:ext cx="5943600" cy="279082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sz w:val="18"/>
          <w:szCs w:val="18"/>
        </w:rPr>
      </w:pPr>
      <w:r w:rsidDel="00000000" w:rsidR="00000000" w:rsidRPr="00000000">
        <w:rPr>
          <w:b w:val="1"/>
          <w:bCs w:val="1"/>
          <w:sz w:val="18"/>
          <w:szCs w:val="18"/>
          <w:rtl w:val="0"/>
        </w:rPr>
        <w:t xml:space="preserve">Fig. 1</w:t>
      </w:r>
      <w:r w:rsidDel="00000000" w:rsidR="00000000" w:rsidRPr="00000000">
        <w:rPr>
          <w:sz w:val="18"/>
          <w:szCs w:val="18"/>
          <w:rtl w:val="0"/>
        </w:rPr>
        <w:t xml:space="preserve"> Distribution of segmentation tools across nine tasks in the electron microscopy pipeline. Each bar gives the number of actively maintained tools cataloged in this chapter. The colour breakdown shows the underlying computational approach: classical,</w:t>
      </w:r>
      <w:ins w:author="Gunar Fabig" w:id="3" w:date="2026-06-12T19:23:52Z">
        <w:r w:rsidDel="00000000" w:rsidR="00000000" w:rsidRPr="00000000">
          <w:rPr>
            <w:sz w:val="18"/>
            <w:szCs w:val="18"/>
            <w:rtl w:val="0"/>
          </w:rPr>
          <w:t xml:space="preserve"> </w:t>
        </w:r>
      </w:ins>
      <w:r w:rsidDel="00000000" w:rsidR="00000000" w:rsidRPr="00000000">
        <w:rPr>
          <w:sz w:val="18"/>
          <w:szCs w:val="18"/>
          <w:rtl w:val="0"/>
        </w:rPr>
        <w:t xml:space="preserve">machine-learning (ML) or hybrid. The two largest task categories, single-particle analysis </w:t>
      </w:r>
      <w:commentRangeStart w:id="9"/>
      <w:r w:rsidDel="00000000" w:rsidR="00000000" w:rsidRPr="00000000">
        <w:rPr>
          <w:sz w:val="18"/>
          <w:szCs w:val="18"/>
          <w:rtl w:val="0"/>
        </w:rPr>
        <w:t xml:space="preserve">(SPA) particle picking </w:t>
      </w:r>
      <w:r w:rsidDel="00000000" w:rsidR="00000000" w:rsidRPr="00000000">
        <w:rPr>
          <w:sz w:val="18"/>
          <w:szCs w:val="18"/>
          <w:rtl w:val="0"/>
        </w:rPr>
        <w:t xml:space="preserve">(n=18)</w:t>
      </w:r>
      <w:commentRangeEnd w:id="9"/>
      <w:r w:rsidDel="00000000" w:rsidR="00000000" w:rsidRPr="00000000">
        <w:commentReference w:id="9"/>
      </w:r>
      <w:r w:rsidDel="00000000" w:rsidR="00000000" w:rsidRPr="00000000">
        <w:rPr>
          <w:sz w:val="18"/>
          <w:szCs w:val="18"/>
          <w:rtl w:val="0"/>
        </w:rPr>
        <w:t xml:space="preserve"> and cryo-electron tomography (cryo-ET) macromolecule localization (n=12), are dominated by ML, with only a handful of classical template-matching tools remaining in active use. Specialised cryo-ET segmentation tasks (membrane, vesicle, filament) are sparsely populated despite their biological importance. Each task has only one to three dedicated tools. General-purpose segmentation tools (n=13), most of which originated in light microscopy or medical imaging and were retrained for EM, fill the gap when no task-specific tool exists. CLEM registration (n=3) is the smallest category and the only one where classical methods still outweigh ML, reflecting the historical role of fiducial beads and landmark-based alignment in correlative workflows.</w:t>
      </w:r>
    </w:p>
    <w:p w:rsidR="00000000" w:rsidDel="00000000" w:rsidP="00000000" w:rsidRDefault="00000000" w:rsidRPr="00000000" w14:paraId="00000021">
      <w:pPr>
        <w:pStyle w:val="Heading1"/>
        <w:numPr>
          <w:ilvl w:val="0"/>
          <w:numId w:val="14"/>
        </w:numPr>
        <w:ind w:left="720" w:hanging="360"/>
        <w:rPr/>
      </w:pPr>
      <w:bookmarkStart w:colFirst="0" w:colLast="0" w:name="_ay6swy7sl78p" w:id="2"/>
      <w:bookmarkEnd w:id="2"/>
      <w:r w:rsidDel="00000000" w:rsidR="00000000" w:rsidRPr="00000000">
        <w:rPr>
          <w:rtl w:val="0"/>
        </w:rPr>
        <w:t xml:space="preserve">SPA particle picking</w:t>
      </w:r>
    </w:p>
    <w:p w:rsidR="00000000" w:rsidDel="00000000" w:rsidP="00000000" w:rsidRDefault="00000000" w:rsidRPr="00000000" w14:paraId="00000022">
      <w:pPr>
        <w:rPr/>
      </w:pPr>
      <w:r w:rsidDel="00000000" w:rsidR="00000000" w:rsidRPr="00000000">
        <w:rPr>
          <w:rtl w:val="0"/>
        </w:rPr>
        <w:t xml:space="preserve">Particle picking is the step that converts an SPA dataset from a directory of micrographs into a stack of cropped images ready for averaging. Each micrograph typically contains 50–1000 candidate particles embedded in </w:t>
      </w:r>
      <w:r w:rsidDel="00000000" w:rsidR="00000000" w:rsidRPr="00000000">
        <w:rPr>
          <w:i w:val="1"/>
          <w:iCs w:val="1"/>
          <w:rtl w:val="0"/>
        </w:rPr>
        <w:t xml:space="preserve">vitreous</w:t>
      </w:r>
      <w:r w:rsidDel="00000000" w:rsidR="00000000" w:rsidRPr="00000000">
        <w:rPr>
          <w:rtl w:val="0"/>
        </w:rPr>
        <w:t xml:space="preserve"> ice, surrounded by carbon edges, ice contamination, and acquisition artefacts. The picker's job is to find the real particles and reject everything else. The errors can be propagated with missing particles or false positives which will lower the achievable resolution. Two features make this hard. First, the signal-to-noise ratio on a typical detector is roughly 0.05 per pixel; the particle is barely visible to the human eye. Second, the visible features depend on the particle's orientation, so a picker has to recognise a complex from every viewing angle without confusing it with the noise.</w:t>
      </w:r>
      <w:ins w:author="Gunar Fabig" w:id="4" w:date="2026-06-12T19:25:59Z">
        <w:r w:rsidDel="00000000" w:rsidR="00000000" w:rsidRPr="00000000">
          <w:rPr>
            <w:rtl w:val="0"/>
          </w:rPr>
          <w:t xml:space="preserve"> </w:t>
        </w:r>
      </w:ins>
      <w:r w:rsidDel="00000000" w:rsidR="00000000" w:rsidRPr="00000000">
        <w:rPr>
          <w:rtl w:val="0"/>
        </w:rPr>
        <w:t xml:space="preserve">Decades of method development have produced a layered toolkit of classical and</w:t>
      </w:r>
      <w:ins w:author="Gunar Fabig" w:id="5" w:date="2026-06-12T19:26:36Z">
        <w:r w:rsidDel="00000000" w:rsidR="00000000" w:rsidRPr="00000000">
          <w:rPr>
            <w:rtl w:val="0"/>
          </w:rPr>
          <w:t xml:space="preserve"> machine learning</w:t>
        </w:r>
      </w:ins>
      <w:r w:rsidDel="00000000" w:rsidR="00000000" w:rsidRPr="00000000">
        <w:rPr>
          <w:rtl w:val="0"/>
        </w:rPr>
        <w:t xml:space="preserve"> </w:t>
      </w:r>
      <w:ins w:author="Gunar Fabig" w:id="6" w:date="2026-06-12T19:26:45Z">
        <w:r w:rsidDel="00000000" w:rsidR="00000000" w:rsidRPr="00000000">
          <w:rPr>
            <w:rtl w:val="0"/>
          </w:rPr>
          <w:t xml:space="preserve">(</w:t>
        </w:r>
      </w:ins>
      <w:r w:rsidDel="00000000" w:rsidR="00000000" w:rsidRPr="00000000">
        <w:rPr>
          <w:rtl w:val="0"/>
        </w:rPr>
        <w:t xml:space="preserve">ML</w:t>
      </w:r>
      <w:ins w:author="Gunar Fabig" w:id="7" w:date="2026-06-12T19:26:48Z">
        <w:r w:rsidDel="00000000" w:rsidR="00000000" w:rsidRPr="00000000">
          <w:rPr>
            <w:rtl w:val="0"/>
          </w:rPr>
          <w:t xml:space="preserve">)</w:t>
        </w:r>
      </w:ins>
      <w:r w:rsidDel="00000000" w:rsidR="00000000" w:rsidRPr="00000000">
        <w:rPr>
          <w:rtl w:val="0"/>
        </w:rPr>
        <w:t xml:space="preserve"> approaches, and the field has converged on a small set of community defaults rather than a single best tool (</w:t>
      </w:r>
      <w:r w:rsidDel="00000000" w:rsidR="00000000" w:rsidRPr="00000000">
        <w:rPr>
          <w:b w:val="1"/>
          <w:bCs w:val="1"/>
          <w:rtl w:val="0"/>
        </w:rPr>
        <w:t xml:space="preserve">Table</w:t>
      </w:r>
      <w:ins w:author="Gunar Fabig" w:id="8" w:date="2026-06-12T19:27:37Z">
        <w:r w:rsidDel="00000000" w:rsidR="00000000" w:rsidRPr="00000000">
          <w:rPr>
            <w:b w:val="1"/>
            <w:bCs w:val="1"/>
            <w:rtl w:val="0"/>
          </w:rPr>
          <w:t xml:space="preserve"> </w:t>
        </w:r>
      </w:ins>
      <w:del w:author="Gunar Fabig" w:id="8" w:date="2026-06-12T19:27:37Z">
        <w:r w:rsidDel="00000000" w:rsidR="00000000" w:rsidRPr="00000000">
          <w:rPr>
            <w:b w:val="1"/>
            <w:bCs w:val="1"/>
            <w:rtl w:val="0"/>
          </w:rPr>
          <w:delText xml:space="preserve">.</w:delText>
        </w:r>
      </w:del>
      <w:r w:rsidDel="00000000" w:rsidR="00000000" w:rsidRPr="00000000">
        <w:rPr>
          <w:b w:val="1"/>
          <w:bCs w:val="1"/>
          <w:rtl w:val="0"/>
        </w:rPr>
        <w:t xml:space="preserve"> 1</w:t>
      </w:r>
      <w:r w:rsidDel="00000000" w:rsidR="00000000" w:rsidRPr="00000000">
        <w:rPr>
          <w:rtl w:val="0"/>
        </w:rPr>
        <w:t xml:space="preserve">)</w:t>
      </w:r>
      <w:r w:rsidDel="00000000" w:rsidR="00000000" w:rsidRPr="00000000">
        <w:rPr>
          <w:rtl w:val="0"/>
        </w:rPr>
        <w:t xml:space="preserve">.</w:t>
      </w:r>
    </w:p>
    <w:p w:rsidR="00000000" w:rsidDel="00000000" w:rsidP="00000000" w:rsidRDefault="00000000" w:rsidRPr="00000000" w14:paraId="00000023">
      <w:pPr>
        <w:pStyle w:val="Heading2"/>
        <w:numPr>
          <w:ilvl w:val="1"/>
          <w:numId w:val="14"/>
        </w:numPr>
        <w:ind w:left="810" w:hanging="360"/>
        <w:rPr/>
      </w:pPr>
      <w:bookmarkStart w:colFirst="0" w:colLast="0" w:name="_mk62sv62yegv" w:id="3"/>
      <w:bookmarkEnd w:id="3"/>
      <w:r w:rsidDel="00000000" w:rsidR="00000000" w:rsidRPr="00000000">
        <w:rPr>
          <w:rtl w:val="0"/>
        </w:rPr>
        <w:t xml:space="preserve">Template matching and reference-based picking</w:t>
      </w:r>
    </w:p>
    <w:p w:rsidR="00000000" w:rsidDel="00000000" w:rsidP="00000000" w:rsidRDefault="00000000" w:rsidRPr="00000000" w14:paraId="00000024">
      <w:pPr>
        <w:rPr/>
      </w:pPr>
      <w:r w:rsidDel="00000000" w:rsidR="00000000" w:rsidRPr="00000000">
        <w:rPr>
          <w:rtl w:val="0"/>
        </w:rPr>
        <w:t xml:space="preserve">The classical picking baselines split into two related but distinct families. The first is “reference-based auto-picking” in RELION and cryoSPARC, both packages let the user supply a small set of 2D class averages (typically generated from a hand-picked seed set) and cross-correlate them against each micrograph; peaks above a threshold become particles (Scheres, 2015). This is what is colloquially called "template matching" in SPA workflows, but it is not the same operation as the high-resolution 2D template matching used to locate complexes inside cellular cryo-EM data. RELION supports both SPA and subtomogram averaging; cryoSPARC is SPA-only. </w:t>
      </w:r>
      <w:commentRangeStart w:id="10"/>
      <w:r w:rsidDel="00000000" w:rsidR="00000000" w:rsidRPr="00000000">
        <w:rPr>
          <w:rtl w:val="0"/>
        </w:rPr>
        <w:t xml:space="preserve">Gautomatch</w:t>
      </w:r>
      <w:commentRangeEnd w:id="10"/>
      <w:r w:rsidDel="00000000" w:rsidR="00000000" w:rsidRPr="00000000">
        <w:commentReference w:id="10"/>
      </w:r>
      <w:r w:rsidDel="00000000" w:rsidR="00000000" w:rsidRPr="00000000">
        <w:rPr>
          <w:rtl w:val="0"/>
        </w:rPr>
        <w:t xml:space="preserve"> is a long-standing GPU implementation in the same family, widely used in practice but without a peer-reviewed publication.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w:t>
      </w:r>
      <w:r w:rsidDel="00000000" w:rsidR="00000000" w:rsidRPr="00000000">
        <w:rPr>
          <w:rtl w:val="0"/>
        </w:rPr>
        <w:t xml:space="preserve">modern</w:t>
      </w:r>
      <w:r w:rsidDel="00000000" w:rsidR="00000000" w:rsidRPr="00000000">
        <w:rPr>
          <w:rtl w:val="0"/>
        </w:rPr>
        <w:t xml:space="preserve"> reference for high-resolution 2D template matching is cisTEM 2DTM </w:t>
      </w:r>
      <w:commentRangeStart w:id="11"/>
      <w:r w:rsidDel="00000000" w:rsidR="00000000" w:rsidRPr="00000000">
        <w:rPr>
          <w:rtl w:val="0"/>
        </w:rPr>
        <w:t xml:space="preserve">(Lucas et al., 2021)</w:t>
      </w:r>
      <w:commentRangeEnd w:id="11"/>
      <w:r w:rsidDel="00000000" w:rsidR="00000000" w:rsidRPr="00000000">
        <w:commentReference w:id="11"/>
      </w:r>
      <w:r w:rsidDel="00000000" w:rsidR="00000000" w:rsidRPr="00000000">
        <w:rPr>
          <w:rtl w:val="0"/>
        </w:rPr>
        <w:t xml:space="preserve">, which projects an atomic-model template at high angular sampling and detects matches against a statistically calibrated noise floor. cisTEM 2DTM is now the more common choice when an atomic model is available and rigorous statistical detection is needed, including for locating single complexes inside cellular cryo-EM data, where RELION/cryoSPARC reference-based picking would not work. Across both families, the main failure mode is template bias, often called the </w:t>
      </w:r>
      <w:commentRangeStart w:id="12"/>
      <w:r w:rsidDel="00000000" w:rsidR="00000000" w:rsidRPr="00000000">
        <w:rPr>
          <w:rtl w:val="0"/>
        </w:rPr>
        <w:t xml:space="preserve">Einstein-from-noise problem</w:t>
      </w:r>
      <w:commentRangeEnd w:id="12"/>
      <w:r w:rsidDel="00000000" w:rsidR="00000000" w:rsidRPr="00000000">
        <w:commentReference w:id="12"/>
      </w:r>
      <w:r w:rsidDel="00000000" w:rsidR="00000000" w:rsidRPr="00000000">
        <w:rPr>
          <w:rtl w:val="0"/>
        </w:rPr>
        <w:t xml:space="preserve">: a picker that correlates against a particular reference will preferentially find that reference even in pure noise, biasing the downstream reconstruction toward the starting model. These approaches are therefore a reasonable starting point for known targets and a poor starting point for unknown ones.</w:t>
      </w:r>
    </w:p>
    <w:p w:rsidR="00000000" w:rsidDel="00000000" w:rsidP="00000000" w:rsidRDefault="00000000" w:rsidRPr="00000000" w14:paraId="00000027">
      <w:pPr>
        <w:pStyle w:val="Heading2"/>
        <w:numPr>
          <w:ilvl w:val="1"/>
          <w:numId w:val="14"/>
        </w:numPr>
        <w:ind w:left="810" w:hanging="360"/>
        <w:rPr>
          <w:u w:val="none"/>
        </w:rPr>
      </w:pPr>
      <w:bookmarkStart w:colFirst="0" w:colLast="0" w:name="_pwnceco1pedj" w:id="4"/>
      <w:bookmarkEnd w:id="4"/>
      <w:r w:rsidDel="00000000" w:rsidR="00000000" w:rsidRPr="00000000">
        <w:rPr>
          <w:rtl w:val="0"/>
        </w:rPr>
        <w:t xml:space="preserve">Supervised CNN-based pickers</w:t>
      </w:r>
    </w:p>
    <w:p w:rsidR="00000000" w:rsidDel="00000000" w:rsidP="00000000" w:rsidRDefault="00000000" w:rsidRPr="00000000" w14:paraId="00000028">
      <w:pPr>
        <w:rPr/>
      </w:pPr>
      <w:r w:rsidDel="00000000" w:rsidR="00000000" w:rsidRPr="00000000">
        <w:rPr>
          <w:rtl w:val="0"/>
        </w:rPr>
        <w:t xml:space="preserve">The dominant ML pickers in routine use today are convolutional neural networks (CNN) trained on labelled micrographs. Three tools have separated themselves from the rest of the literature by combination of performance, generality, and community uptake.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numPr>
          <w:ilvl w:val="0"/>
          <w:numId w:val="1"/>
        </w:numPr>
        <w:ind w:left="270" w:hanging="360"/>
        <w:rPr>
          <w:u w:val="none"/>
        </w:rPr>
      </w:pPr>
      <w:r w:rsidDel="00000000" w:rsidR="00000000" w:rsidRPr="00000000">
        <w:rPr>
          <w:b w:val="1"/>
          <w:bCs w:val="1"/>
          <w:rtl w:val="0"/>
        </w:rPr>
        <w:t xml:space="preserve">crYOLO</w:t>
      </w:r>
      <w:r w:rsidDel="00000000" w:rsidR="00000000" w:rsidRPr="00000000">
        <w:rPr>
          <w:rtl w:val="0"/>
        </w:rPr>
        <w:t xml:space="preserve"> (Wagner et al., 2019) is a </w:t>
      </w:r>
      <w:commentRangeStart w:id="13"/>
      <w:r w:rsidDel="00000000" w:rsidR="00000000" w:rsidRPr="00000000">
        <w:rPr>
          <w:rtl w:val="0"/>
        </w:rPr>
        <w:t xml:space="preserve">YOLO-architecture</w:t>
      </w:r>
      <w:commentRangeEnd w:id="13"/>
      <w:r w:rsidDel="00000000" w:rsidR="00000000" w:rsidRPr="00000000">
        <w:commentReference w:id="13"/>
      </w:r>
      <w:r w:rsidDel="00000000" w:rsidR="00000000" w:rsidRPr="00000000">
        <w:rPr>
          <w:rtl w:val="0"/>
        </w:rPr>
        <w:t xml:space="preserve"> single-shot detector trained on a large pool of diverse SPA datasets. Its main practical advantage is its general model. A pre-trained network that works on most new datasets without any retraining. For a user starting on an unfamiliar specimen, crYOLO with the general model is usually the fastest path to a first round of particle picking. It also handles filaments natively, which most picker frameworks do not.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numPr>
          <w:ilvl w:val="0"/>
          <w:numId w:val="13"/>
        </w:numPr>
        <w:ind w:left="270" w:hanging="360"/>
        <w:rPr>
          <w:u w:val="none"/>
        </w:rPr>
      </w:pPr>
      <w:r w:rsidDel="00000000" w:rsidR="00000000" w:rsidRPr="00000000">
        <w:rPr>
          <w:b w:val="1"/>
          <w:bCs w:val="1"/>
          <w:rtl w:val="0"/>
        </w:rPr>
        <w:t xml:space="preserve">Topaz</w:t>
      </w:r>
      <w:r w:rsidDel="00000000" w:rsidR="00000000" w:rsidRPr="00000000">
        <w:rPr>
          <w:rtl w:val="0"/>
        </w:rPr>
        <w:t xml:space="preserve"> (Bepler et al., 2019) takes a different approach: positive–unlabelled (PU) learning. Instead of requiring complete labels, Topaz needs only a partial set of particle marks and learns from the assumption that the remaining unlabelled pixels are mostly background. This makes Topaz particularly robust on sparse, small, or non-globular particles where a human labeller is likely to miss particles, exactly the cases where</w:t>
      </w:r>
      <w:commentRangeStart w:id="14"/>
      <w:r w:rsidDel="00000000" w:rsidR="00000000" w:rsidRPr="00000000">
        <w:rPr>
          <w:rtl w:val="0"/>
        </w:rPr>
        <w:t xml:space="preserve"> crYOLO's fully supervised training</w:t>
      </w:r>
      <w:commentRangeEnd w:id="14"/>
      <w:r w:rsidDel="00000000" w:rsidR="00000000" w:rsidRPr="00000000">
        <w:commentReference w:id="14"/>
      </w:r>
      <w:r w:rsidDel="00000000" w:rsidR="00000000" w:rsidRPr="00000000">
        <w:rPr>
          <w:rtl w:val="0"/>
        </w:rPr>
        <w:t xml:space="preserve"> struggles. Topaz is also less sensitive to particle density than crYOLO.</w:t>
      </w:r>
    </w:p>
    <w:p w:rsidR="00000000" w:rsidDel="00000000" w:rsidP="00000000" w:rsidRDefault="00000000" w:rsidRPr="00000000" w14:paraId="0000002D">
      <w:pPr>
        <w:ind w:left="720" w:firstLine="0"/>
        <w:rPr/>
      </w:pPr>
      <w:r w:rsidDel="00000000" w:rsidR="00000000" w:rsidRPr="00000000">
        <w:rPr>
          <w:rtl w:val="0"/>
        </w:rPr>
      </w:r>
    </w:p>
    <w:p w:rsidR="00000000" w:rsidDel="00000000" w:rsidP="00000000" w:rsidRDefault="00000000" w:rsidRPr="00000000" w14:paraId="0000002E">
      <w:pPr>
        <w:numPr>
          <w:ilvl w:val="0"/>
          <w:numId w:val="13"/>
        </w:numPr>
        <w:ind w:left="270" w:hanging="360"/>
        <w:rPr>
          <w:u w:val="none"/>
        </w:rPr>
      </w:pPr>
      <w:r w:rsidDel="00000000" w:rsidR="00000000" w:rsidRPr="00000000">
        <w:rPr>
          <w:b w:val="1"/>
          <w:bCs w:val="1"/>
          <w:rtl w:val="0"/>
        </w:rPr>
        <w:t xml:space="preserve">EPicker</w:t>
      </w:r>
      <w:r w:rsidDel="00000000" w:rsidR="00000000" w:rsidRPr="00000000">
        <w:rPr>
          <w:rtl w:val="0"/>
        </w:rPr>
        <w:t xml:space="preserve"> (Zhang et al., 2022) addresses a different design constraint: most pickers are tuned to one kind of object. EPicker uses an accumulating model that learns heterogeneous object categories (particles, vesicles, fibres) within one network, so a single trained model can handle several morphology classes without retraining. This is particularly valuable for cellular cryo-EM where the same dataset contains multiple object types of interest.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In day-to-day practice, these three tools occupy distinct niches. crYOLO is the fastest start on standard SPA, Topaz handles cases where label density or particle morphology is the bottleneck and EPicker handles morphological heterogeneity in a single dataset.</w:t>
      </w:r>
    </w:p>
    <w:p w:rsidR="00000000" w:rsidDel="00000000" w:rsidP="00000000" w:rsidRDefault="00000000" w:rsidRPr="00000000" w14:paraId="00000031">
      <w:pPr>
        <w:pStyle w:val="Heading2"/>
        <w:numPr>
          <w:ilvl w:val="1"/>
          <w:numId w:val="14"/>
        </w:numPr>
        <w:ind w:left="720" w:hanging="360"/>
        <w:rPr>
          <w:u w:val="none"/>
        </w:rPr>
      </w:pPr>
      <w:bookmarkStart w:colFirst="0" w:colLast="0" w:name="_n7fkpo9keiw7" w:id="5"/>
      <w:bookmarkEnd w:id="5"/>
      <w:r w:rsidDel="00000000" w:rsidR="00000000" w:rsidRPr="00000000">
        <w:rPr>
          <w:rtl w:val="0"/>
        </w:rPr>
        <w:t xml:space="preserve">On-the-fly and consensus picking</w:t>
      </w:r>
    </w:p>
    <w:p w:rsidR="00000000" w:rsidDel="00000000" w:rsidP="00000000" w:rsidRDefault="00000000" w:rsidRPr="00000000" w14:paraId="00000032">
      <w:pPr>
        <w:rPr/>
      </w:pPr>
      <w:r w:rsidDel="00000000" w:rsidR="00000000" w:rsidRPr="00000000">
        <w:rPr>
          <w:rtl w:val="0"/>
        </w:rPr>
        <w:t xml:space="preserve">For sessions that need real-time feedback, BoxNet (Tegunov et al., 2019) provides integrated motion correction, CTF estimation, and on-the-fly particle picking, with picks ready to inspect within seconds of each micrograph being acquired. BoxNet is less accurate than crYOLO or Topaz on held-out benchmarks. Its tight integration with acquisition still makes it the first choice when picks need to feed into a live 2D classification session. When no single picker performs well on a difficult dataset, REPIC (Cameron et al., 2024) provides a principled ensemble. It runs several pickers (crYOLO, Topaz, EMAN2 NN-picker, etc.) and combines their outputs into a consensus set weighted by the agreement structure rather than a simple majority vote. REPIC's value is in the long tail, datasets where every individual picker has a high false-positive or false-negative rate, but the agreement of three pickers is reliable.</w:t>
      </w:r>
    </w:p>
    <w:p w:rsidR="00000000" w:rsidDel="00000000" w:rsidP="00000000" w:rsidRDefault="00000000" w:rsidRPr="00000000" w14:paraId="00000033">
      <w:pPr>
        <w:pStyle w:val="Heading2"/>
        <w:numPr>
          <w:ilvl w:val="1"/>
          <w:numId w:val="14"/>
        </w:numPr>
        <w:ind w:left="810" w:hanging="360"/>
        <w:rPr>
          <w:u w:val="none"/>
        </w:rPr>
      </w:pPr>
      <w:bookmarkStart w:colFirst="0" w:colLast="0" w:name="_hd69dqwoi0b9" w:id="6"/>
      <w:bookmarkEnd w:id="6"/>
      <w:r w:rsidDel="00000000" w:rsidR="00000000" w:rsidRPr="00000000">
        <w:rPr>
          <w:rtl w:val="0"/>
        </w:rPr>
        <w:t xml:space="preserve">Foundation models, transformers, and few-shot pickers</w:t>
      </w:r>
    </w:p>
    <w:p w:rsidR="00000000" w:rsidDel="00000000" w:rsidP="00000000" w:rsidRDefault="00000000" w:rsidRPr="00000000" w14:paraId="00000034">
      <w:pPr>
        <w:rPr/>
      </w:pPr>
      <w:r w:rsidDel="00000000" w:rsidR="00000000" w:rsidRPr="00000000">
        <w:rPr>
          <w:rtl w:val="0"/>
        </w:rPr>
        <w:t xml:space="preserve">Several recent tools attempt to reduce the per-dataset training burden that has shaped SPA pickers since the field moved past template matching.</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numPr>
          <w:ilvl w:val="0"/>
          <w:numId w:val="6"/>
        </w:numPr>
        <w:ind w:left="720" w:hanging="360"/>
        <w:rPr>
          <w:u w:val="none"/>
        </w:rPr>
      </w:pPr>
      <w:r w:rsidDel="00000000" w:rsidR="00000000" w:rsidRPr="00000000">
        <w:rPr>
          <w:b w:val="1"/>
          <w:bCs w:val="1"/>
          <w:rtl w:val="0"/>
        </w:rPr>
        <w:t xml:space="preserve">CryoSegNet </w:t>
      </w:r>
      <w:r w:rsidDel="00000000" w:rsidR="00000000" w:rsidRPr="00000000">
        <w:rPr>
          <w:rtl w:val="0"/>
        </w:rPr>
        <w:t xml:space="preserve">(Gyawali et al., 2024) augments a U-Net backbone with features from the Segment Anything Model (SAM) as a foundation. The authors report 7% and 14% improvements in downstream resolution compared with Topaz and crYOLO respectively on Cheng-lab benchmark datasets.</w:t>
      </w:r>
    </w:p>
    <w:p w:rsidR="00000000" w:rsidDel="00000000" w:rsidP="00000000" w:rsidRDefault="00000000" w:rsidRPr="00000000" w14:paraId="00000037">
      <w:pPr>
        <w:ind w:left="720" w:firstLine="0"/>
        <w:rPr/>
      </w:pPr>
      <w:r w:rsidDel="00000000" w:rsidR="00000000" w:rsidRPr="00000000">
        <w:rPr>
          <w:rtl w:val="0"/>
        </w:rPr>
      </w:r>
    </w:p>
    <w:p w:rsidR="00000000" w:rsidDel="00000000" w:rsidP="00000000" w:rsidRDefault="00000000" w:rsidRPr="00000000" w14:paraId="00000038">
      <w:pPr>
        <w:numPr>
          <w:ilvl w:val="0"/>
          <w:numId w:val="6"/>
        </w:numPr>
        <w:ind w:left="720" w:hanging="360"/>
        <w:rPr>
          <w:u w:val="none"/>
        </w:rPr>
      </w:pPr>
      <w:r w:rsidDel="00000000" w:rsidR="00000000" w:rsidRPr="00000000">
        <w:rPr>
          <w:b w:val="1"/>
          <w:bCs w:val="1"/>
          <w:rtl w:val="0"/>
        </w:rPr>
        <w:t xml:space="preserve">CryoTransformer</w:t>
      </w:r>
      <w:r w:rsidDel="00000000" w:rsidR="00000000" w:rsidRPr="00000000">
        <w:rPr>
          <w:rtl w:val="0"/>
        </w:rPr>
        <w:t xml:space="preserve"> (Dhakal et al., 2024) replaces the CNN backbone with a transformer pretrained on </w:t>
      </w:r>
      <w:commentRangeStart w:id="15"/>
      <w:r w:rsidDel="00000000" w:rsidR="00000000" w:rsidRPr="00000000">
        <w:rPr>
          <w:rtl w:val="0"/>
        </w:rPr>
        <w:t xml:space="preserve">CryoPPP</w:t>
      </w:r>
      <w:commentRangeEnd w:id="15"/>
      <w:r w:rsidDel="00000000" w:rsidR="00000000" w:rsidRPr="00000000">
        <w:commentReference w:id="15"/>
      </w:r>
      <w:r w:rsidDel="00000000" w:rsidR="00000000" w:rsidRPr="00000000">
        <w:rPr>
          <w:rtl w:val="0"/>
        </w:rPr>
        <w:t xml:space="preserve">, a large picking dataset assembled for the purpose. The gains are most visible on small particles and on datasets with strong orientational bias.</w:t>
      </w:r>
    </w:p>
    <w:p w:rsidR="00000000" w:rsidDel="00000000" w:rsidP="00000000" w:rsidRDefault="00000000" w:rsidRPr="00000000" w14:paraId="00000039">
      <w:pPr>
        <w:ind w:left="720" w:firstLine="0"/>
        <w:rPr/>
      </w:pPr>
      <w:r w:rsidDel="00000000" w:rsidR="00000000" w:rsidRPr="00000000">
        <w:rPr>
          <w:rtl w:val="0"/>
        </w:rPr>
      </w:r>
    </w:p>
    <w:p w:rsidR="00000000" w:rsidDel="00000000" w:rsidP="00000000" w:rsidRDefault="00000000" w:rsidRPr="00000000" w14:paraId="0000003A">
      <w:pPr>
        <w:numPr>
          <w:ilvl w:val="0"/>
          <w:numId w:val="6"/>
        </w:numPr>
        <w:ind w:left="720" w:hanging="360"/>
        <w:rPr>
          <w:u w:val="none"/>
        </w:rPr>
      </w:pPr>
      <w:r w:rsidDel="00000000" w:rsidR="00000000" w:rsidRPr="00000000">
        <w:rPr>
          <w:b w:val="1"/>
          <w:bCs w:val="1"/>
          <w:rtl w:val="0"/>
        </w:rPr>
        <w:t xml:space="preserve">UPicker</w:t>
      </w:r>
      <w:r w:rsidDel="00000000" w:rsidR="00000000" w:rsidRPr="00000000">
        <w:rPr>
          <w:rtl w:val="0"/>
        </w:rPr>
        <w:t xml:space="preserve"> (Wang et al., 2024) and </w:t>
      </w:r>
      <w:r w:rsidDel="00000000" w:rsidR="00000000" w:rsidRPr="00000000">
        <w:rPr>
          <w:b w:val="1"/>
          <w:bCs w:val="1"/>
          <w:rtl w:val="0"/>
        </w:rPr>
        <w:t xml:space="preserve">Cryo-EMMAE</w:t>
      </w:r>
      <w:r w:rsidDel="00000000" w:rsidR="00000000" w:rsidRPr="00000000">
        <w:rPr>
          <w:rtl w:val="0"/>
        </w:rPr>
        <w:t xml:space="preserve"> (Cuevas-Saavedra et al., 2025) target the few-shot regime, learning to pick from as few as 5–10 labelled micrographs.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Benchmarks for this generation of pickers are not yet settled, and reported improvements over crYOLO and Topaz on author-curated test sets do not always reproduce on independent data. </w:t>
      </w:r>
    </w:p>
    <w:p w:rsidR="00000000" w:rsidDel="00000000" w:rsidP="00000000" w:rsidRDefault="00000000" w:rsidRPr="00000000" w14:paraId="0000003D">
      <w:pPr>
        <w:pStyle w:val="Heading2"/>
        <w:numPr>
          <w:ilvl w:val="1"/>
          <w:numId w:val="14"/>
        </w:numPr>
        <w:ind w:left="810" w:hanging="360"/>
        <w:rPr>
          <w:u w:val="none"/>
        </w:rPr>
      </w:pPr>
      <w:bookmarkStart w:colFirst="0" w:colLast="0" w:name="_vp507leh07fu" w:id="7"/>
      <w:bookmarkEnd w:id="7"/>
      <w:r w:rsidDel="00000000" w:rsidR="00000000" w:rsidRPr="00000000">
        <w:rPr>
          <w:rtl w:val="0"/>
        </w:rPr>
        <w:t xml:space="preserve">Practical recommendations</w:t>
      </w:r>
    </w:p>
    <w:p w:rsidR="00000000" w:rsidDel="00000000" w:rsidP="00000000" w:rsidRDefault="00000000" w:rsidRPr="00000000" w14:paraId="0000003E">
      <w:pPr>
        <w:rPr/>
      </w:pPr>
      <w:r w:rsidDel="00000000" w:rsidR="00000000" w:rsidRPr="00000000">
        <w:rPr>
          <w:rtl w:val="0"/>
        </w:rPr>
        <w:t xml:space="preserve">For most users on a new dataset, start with crYOLO's general model. Move to Topaz when label density or particle morphology causes crYOLO to underpick; use EPicker when several object morphologies need to be picked from one dataset. Reach for REPIC when no single picker reaches acceptable false-positive rates. The foundation-model and transformer pickers are worth tracking, but for a paper submitted in 2026 the safe choice remains crYOLO or Topaz.</w:t>
      </w: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numPr>
          <w:ilvl w:val="0"/>
          <w:numId w:val="14"/>
        </w:numPr>
        <w:rPr>
          <w:u w:val="none"/>
        </w:rPr>
      </w:pPr>
      <w:bookmarkStart w:colFirst="0" w:colLast="0" w:name="_m4kgrt1ddce1" w:id="8"/>
      <w:bookmarkEnd w:id="8"/>
      <w:r w:rsidDel="00000000" w:rsidR="00000000" w:rsidRPr="00000000">
        <w:rPr>
          <w:rtl w:val="0"/>
        </w:rPr>
        <w:t xml:space="preserve">Macromolecule localization in cryo-ET</w:t>
      </w:r>
    </w:p>
    <w:p w:rsidR="00000000" w:rsidDel="00000000" w:rsidP="00000000" w:rsidRDefault="00000000" w:rsidRPr="00000000" w14:paraId="00000040">
      <w:pPr>
        <w:rPr/>
      </w:pPr>
      <w:r w:rsidDel="00000000" w:rsidR="00000000" w:rsidRPr="00000000">
        <w:rPr>
          <w:rtl w:val="0"/>
        </w:rPr>
        <w:t xml:space="preserve">Cryo-electron tomography picking is the same algorithmic problem as SPA picking (find the molecule in the image) with three differences that change which tools are appropriate. The data is 3D rather than 2D, so the picker operates on a reconstructed tomogram (or, less commonly, on the unaligned tilt series). Particle counts are typically one to three orders of magnitude lower than in SPA, so methods that need millions of training examples are not options. In addition, the geometry of a single-axis tilt series leaves a wedge of Fourier space unsampled, so isotropic features appear elongated along the </w:t>
      </w:r>
      <w:commentRangeStart w:id="16"/>
      <w:r w:rsidDel="00000000" w:rsidR="00000000" w:rsidRPr="00000000">
        <w:rPr>
          <w:rtl w:val="0"/>
        </w:rPr>
        <w:t xml:space="preserve">beam axis</w:t>
      </w:r>
      <w:commentRangeEnd w:id="16"/>
      <w:r w:rsidDel="00000000" w:rsidR="00000000" w:rsidRPr="00000000">
        <w:commentReference w:id="16"/>
      </w:r>
      <w:r w:rsidDel="00000000" w:rsidR="00000000" w:rsidRPr="00000000">
        <w:rPr>
          <w:rtl w:val="0"/>
        </w:rPr>
        <w:t xml:space="preserve">. A picker must either learn to recognise this elongated appearance or correct for it before searching.</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community has developed two families of solutions: classical template matching adapted for the 3D and missing-wedge case, and supervised CNN-based localizers trained directly on labelled tomograms (</w:t>
      </w:r>
      <w:r w:rsidDel="00000000" w:rsidR="00000000" w:rsidRPr="00000000">
        <w:rPr>
          <w:b w:val="1"/>
          <w:bCs w:val="1"/>
          <w:rtl w:val="0"/>
        </w:rPr>
        <w:t xml:space="preserve">Table 2</w:t>
      </w:r>
      <w:r w:rsidDel="00000000" w:rsidR="00000000" w:rsidRPr="00000000">
        <w:rPr>
          <w:rtl w:val="0"/>
        </w:rPr>
        <w:t xml:space="preserve">). A smaller third family, a class-agnostic embedding method, is beginning to address the case where no training data exists.</w:t>
      </w:r>
    </w:p>
    <w:p w:rsidR="00000000" w:rsidDel="00000000" w:rsidP="00000000" w:rsidRDefault="00000000" w:rsidRPr="00000000" w14:paraId="00000043">
      <w:pPr>
        <w:pStyle w:val="Heading2"/>
        <w:numPr>
          <w:ilvl w:val="1"/>
          <w:numId w:val="14"/>
        </w:numPr>
        <w:ind w:left="810" w:hanging="360"/>
      </w:pPr>
      <w:bookmarkStart w:colFirst="0" w:colLast="0" w:name="_oibjsmmitz3l" w:id="9"/>
      <w:bookmarkEnd w:id="9"/>
      <w:r w:rsidDel="00000000" w:rsidR="00000000" w:rsidRPr="00000000">
        <w:rPr>
          <w:rtl w:val="0"/>
        </w:rPr>
        <w:t xml:space="preserve">Template matching</w:t>
      </w:r>
    </w:p>
    <w:p w:rsidR="00000000" w:rsidDel="00000000" w:rsidP="00000000" w:rsidRDefault="00000000" w:rsidRPr="00000000" w14:paraId="00000044">
      <w:pPr>
        <w:rPr/>
      </w:pPr>
      <w:r w:rsidDel="00000000" w:rsidR="00000000" w:rsidRPr="00000000">
        <w:rPr>
          <w:rtl w:val="0"/>
        </w:rPr>
        <w:t xml:space="preserve">Template matching in 3D works in principle exactly as in 2D: cross-correlate a known structure against the tomogram at every position and orientation, then threshold the resulting score map. The implementation is more demanding because the orientation search runs over the full </w:t>
      </w:r>
      <w:commentRangeStart w:id="17"/>
      <w:r w:rsidDel="00000000" w:rsidR="00000000" w:rsidRPr="00000000">
        <w:rPr>
          <w:rtl w:val="0"/>
        </w:rPr>
        <w:t xml:space="preserve">SO(3) rotation group</w:t>
      </w:r>
      <w:commentRangeEnd w:id="17"/>
      <w:r w:rsidDel="00000000" w:rsidR="00000000" w:rsidRPr="00000000">
        <w:commentReference w:id="17"/>
      </w:r>
      <w:r w:rsidDel="00000000" w:rsidR="00000000" w:rsidRPr="00000000">
        <w:rPr>
          <w:rtl w:val="0"/>
        </w:rPr>
        <w:t xml:space="preserve"> rather than a single 2D angle, </w:t>
      </w:r>
      <w:commentRangeStart w:id="18"/>
      <w:r w:rsidDel="00000000" w:rsidR="00000000" w:rsidRPr="00000000">
        <w:rPr>
          <w:rtl w:val="0"/>
        </w:rPr>
        <w:t xml:space="preserve">but the algorithm is mature</w:t>
      </w:r>
      <w:commentRangeEnd w:id="18"/>
      <w:r w:rsidDel="00000000" w:rsidR="00000000" w:rsidRPr="00000000">
        <w:commentReference w:id="18"/>
      </w: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numPr>
          <w:ilvl w:val="0"/>
          <w:numId w:val="12"/>
        </w:numPr>
        <w:ind w:left="720" w:hanging="360"/>
        <w:rPr>
          <w:u w:val="none"/>
        </w:rPr>
      </w:pPr>
      <w:r w:rsidDel="00000000" w:rsidR="00000000" w:rsidRPr="00000000">
        <w:rPr>
          <w:b w:val="1"/>
          <w:bCs w:val="1"/>
          <w:rtl w:val="0"/>
        </w:rPr>
        <w:t xml:space="preserve">PyTOM-Match-Pick </w:t>
      </w:r>
      <w:r w:rsidDel="00000000" w:rsidR="00000000" w:rsidRPr="00000000">
        <w:rPr>
          <w:rtl w:val="0"/>
        </w:rPr>
        <w:t xml:space="preserve">(Chaillet et al., 2023) is the current open-source reference. It modernises the classical PyTOM template-matching pipeline (Hrabe et al., 2012) with GPU acceleration, missing-wedge-aware cross-correlation, and Python tooling, and is the recommended first pass when a </w:t>
      </w:r>
      <w:commentRangeStart w:id="19"/>
      <w:r w:rsidDel="00000000" w:rsidR="00000000" w:rsidRPr="00000000">
        <w:rPr>
          <w:rtl w:val="0"/>
        </w:rPr>
        <w:t xml:space="preserve">high-quality reference structure is available</w:t>
      </w:r>
      <w:commentRangeEnd w:id="19"/>
      <w:r w:rsidDel="00000000" w:rsidR="00000000" w:rsidRPr="00000000">
        <w:commentReference w:id="19"/>
      </w:r>
      <w:r w:rsidDel="00000000" w:rsidR="00000000" w:rsidRPr="00000000">
        <w:rPr>
          <w:rtl w:val="0"/>
        </w:rPr>
        <w:t xml:space="preserve"> like: ribosomes, proteasomes, and other well-characterised abundant complexes.</w:t>
      </w:r>
    </w:p>
    <w:p w:rsidR="00000000" w:rsidDel="00000000" w:rsidP="00000000" w:rsidRDefault="00000000" w:rsidRPr="00000000" w14:paraId="00000047">
      <w:pPr>
        <w:ind w:left="720" w:firstLine="0"/>
        <w:rPr/>
      </w:pPr>
      <w:r w:rsidDel="00000000" w:rsidR="00000000" w:rsidRPr="00000000">
        <w:rPr>
          <w:rtl w:val="0"/>
        </w:rPr>
      </w:r>
    </w:p>
    <w:p w:rsidR="00000000" w:rsidDel="00000000" w:rsidP="00000000" w:rsidRDefault="00000000" w:rsidRPr="00000000" w14:paraId="00000048">
      <w:pPr>
        <w:numPr>
          <w:ilvl w:val="0"/>
          <w:numId w:val="12"/>
        </w:numPr>
        <w:ind w:left="720" w:hanging="360"/>
        <w:rPr>
          <w:u w:val="none"/>
        </w:rPr>
      </w:pPr>
      <w:r w:rsidDel="00000000" w:rsidR="00000000" w:rsidRPr="00000000">
        <w:rPr>
          <w:b w:val="1"/>
          <w:bCs w:val="1"/>
          <w:rtl w:val="0"/>
        </w:rPr>
        <w:t xml:space="preserve">Dynamo's</w:t>
      </w:r>
      <w:r w:rsidDel="00000000" w:rsidR="00000000" w:rsidRPr="00000000">
        <w:rPr>
          <w:rtl w:val="0"/>
        </w:rPr>
        <w:t xml:space="preserve"> built-in template matching (Castaño-Díez et al., 2012) integrates naturally with the Dynamo </w:t>
      </w:r>
      <w:commentRangeStart w:id="20"/>
      <w:r w:rsidDel="00000000" w:rsidR="00000000" w:rsidRPr="00000000">
        <w:rPr>
          <w:rtl w:val="0"/>
        </w:rPr>
        <w:t xml:space="preserve">STA</w:t>
      </w:r>
      <w:commentRangeEnd w:id="20"/>
      <w:r w:rsidDel="00000000" w:rsidR="00000000" w:rsidRPr="00000000">
        <w:commentReference w:id="20"/>
      </w:r>
      <w:r w:rsidDel="00000000" w:rsidR="00000000" w:rsidRPr="00000000">
        <w:rPr>
          <w:rtl w:val="0"/>
        </w:rPr>
        <w:t xml:space="preserve"> workflow, particularly for geometrically constrained targets (helical, lattice, vesicle-embedded).</w:t>
      </w:r>
    </w:p>
    <w:p w:rsidR="00000000" w:rsidDel="00000000" w:rsidP="00000000" w:rsidRDefault="00000000" w:rsidRPr="00000000" w14:paraId="00000049">
      <w:pPr>
        <w:ind w:left="720" w:firstLine="0"/>
        <w:rPr/>
      </w:pPr>
      <w:r w:rsidDel="00000000" w:rsidR="00000000" w:rsidRPr="00000000">
        <w:rPr>
          <w:rtl w:val="0"/>
        </w:rPr>
        <w:t xml:space="preserve"> </w:t>
      </w:r>
    </w:p>
    <w:p w:rsidR="00000000" w:rsidDel="00000000" w:rsidP="00000000" w:rsidRDefault="00000000" w:rsidRPr="00000000" w14:paraId="0000004A">
      <w:pPr>
        <w:numPr>
          <w:ilvl w:val="0"/>
          <w:numId w:val="12"/>
        </w:numPr>
        <w:ind w:left="720" w:hanging="360"/>
        <w:rPr>
          <w:u w:val="none"/>
        </w:rPr>
      </w:pPr>
      <w:r w:rsidDel="00000000" w:rsidR="00000000" w:rsidRPr="00000000">
        <w:rPr>
          <w:b w:val="1"/>
          <w:bCs w:val="1"/>
          <w:rtl w:val="0"/>
        </w:rPr>
        <w:t xml:space="preserve">emClarity's</w:t>
      </w:r>
      <w:r w:rsidDel="00000000" w:rsidR="00000000" w:rsidRPr="00000000">
        <w:rPr>
          <w:rtl w:val="0"/>
        </w:rPr>
        <w:t xml:space="preserve"> template matching (Himes et al., 2018) is the natural pair with the emClarity </w:t>
      </w:r>
      <w:commentRangeStart w:id="21"/>
      <w:r w:rsidDel="00000000" w:rsidR="00000000" w:rsidRPr="00000000">
        <w:rPr>
          <w:rtl w:val="0"/>
        </w:rPr>
        <w:t xml:space="preserve">STA</w:t>
      </w:r>
      <w:commentRangeEnd w:id="21"/>
      <w:r w:rsidDel="00000000" w:rsidR="00000000" w:rsidRPr="00000000">
        <w:commentReference w:id="21"/>
      </w:r>
      <w:r w:rsidDel="00000000" w:rsidR="00000000" w:rsidRPr="00000000">
        <w:rPr>
          <w:rtl w:val="0"/>
        </w:rPr>
        <w:t xml:space="preserve"> package and well-suited to high-resolution work on abundant targets where the picker output will feed directly into a sub-4 Å reconstruction.</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Template matching's failure modes mirror those of its 2D counterpart but at higher stakes. The Einstein-from-noise problem applies (an inaccurate template will produce false positives that look like the reference), and reference quality matters more</w:t>
      </w:r>
      <w:ins w:author="Gunar Fabig" w:id="9" w:date="2026-06-12T20:04:51Z">
        <w:r w:rsidDel="00000000" w:rsidR="00000000" w:rsidRPr="00000000">
          <w:rPr>
            <w:rtl w:val="0"/>
          </w:rPr>
          <w:t xml:space="preserve"> as</w:t>
        </w:r>
      </w:ins>
      <w:del w:author="Gunar Fabig" w:id="9" w:date="2026-06-12T20:04:51Z">
        <w:r w:rsidDel="00000000" w:rsidR="00000000" w:rsidRPr="00000000">
          <w:rPr>
            <w:rtl w:val="0"/>
          </w:rPr>
          <w:delText xml:space="preserve">,</w:delText>
        </w:r>
      </w:del>
      <w:r w:rsidDel="00000000" w:rsidR="00000000" w:rsidRPr="00000000">
        <w:rPr>
          <w:rtl w:val="0"/>
        </w:rPr>
        <w:t xml:space="preserve"> a poor template produces </w:t>
      </w:r>
      <w:commentRangeStart w:id="22"/>
      <w:r w:rsidDel="00000000" w:rsidR="00000000" w:rsidRPr="00000000">
        <w:rPr>
          <w:rtl w:val="0"/>
        </w:rPr>
        <w:t xml:space="preserve">a tomogram-load of false positives rather than a micrograph-load.</w:t>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04D">
      <w:pPr>
        <w:pStyle w:val="Heading2"/>
        <w:numPr>
          <w:ilvl w:val="1"/>
          <w:numId w:val="14"/>
        </w:numPr>
        <w:ind w:left="810" w:hanging="360"/>
        <w:rPr/>
      </w:pPr>
      <w:bookmarkStart w:colFirst="0" w:colLast="0" w:name="_b7fud7vj8e2b" w:id="10"/>
      <w:bookmarkEnd w:id="10"/>
      <w:r w:rsidDel="00000000" w:rsidR="00000000" w:rsidRPr="00000000">
        <w:rPr>
          <w:rtl w:val="0"/>
        </w:rPr>
        <w:t xml:space="preserve">Supervised CNN-based localizers</w:t>
      </w:r>
    </w:p>
    <w:p w:rsidR="00000000" w:rsidDel="00000000" w:rsidP="00000000" w:rsidRDefault="00000000" w:rsidRPr="00000000" w14:paraId="0000004E">
      <w:pPr>
        <w:rPr/>
      </w:pPr>
      <w:r w:rsidDel="00000000" w:rsidR="00000000" w:rsidRPr="00000000">
        <w:rPr>
          <w:rtl w:val="0"/>
        </w:rPr>
        <w:t xml:space="preserve">Where SPA picking is dominated by detectors that find boxes, cryo-ET picking is dominated by per-voxel segmentation followed by clustering. The network produces a probability volume, and peaks in that volume become particle picks. Four tools cover most published work.</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numPr>
          <w:ilvl w:val="0"/>
          <w:numId w:val="15"/>
        </w:numPr>
        <w:ind w:left="720" w:hanging="360"/>
        <w:rPr>
          <w:u w:val="none"/>
        </w:rPr>
      </w:pPr>
      <w:r w:rsidDel="00000000" w:rsidR="00000000" w:rsidRPr="00000000">
        <w:rPr>
          <w:b w:val="1"/>
          <w:bCs w:val="1"/>
          <w:rtl w:val="0"/>
        </w:rPr>
        <w:t xml:space="preserve">DeepFinder</w:t>
      </w:r>
      <w:r w:rsidDel="00000000" w:rsidR="00000000" w:rsidRPr="00000000">
        <w:rPr>
          <w:rtl w:val="0"/>
        </w:rPr>
        <w:t xml:space="preserve"> (Moebel et al., 2021) is the field's reference for ML cryo-ET picking. It uses a 3D U-Net trained on labelled tomograms and supports multi-class localisation </w:t>
      </w:r>
      <w:ins w:author="Gunar Fabig" w:id="10" w:date="2026-06-15T06:14:40Z">
        <w:r w:rsidDel="00000000" w:rsidR="00000000" w:rsidRPr="00000000">
          <w:rPr>
            <w:rtl w:val="0"/>
          </w:rPr>
          <w:t xml:space="preserve">to identify</w:t>
        </w:r>
      </w:ins>
      <w:del w:author="Gunar Fabig" w:id="10" w:date="2026-06-15T06:14:40Z">
        <w:r w:rsidDel="00000000" w:rsidR="00000000" w:rsidRPr="00000000">
          <w:rPr>
            <w:rtl w:val="0"/>
          </w:rPr>
          <w:delText xml:space="preserve">—</w:delText>
        </w:r>
      </w:del>
      <w:r w:rsidDel="00000000" w:rsidR="00000000" w:rsidRPr="00000000">
        <w:rPr>
          <w:rtl w:val="0"/>
        </w:rPr>
        <w:t xml:space="preserve"> </w:t>
      </w:r>
      <w:ins w:author="Gunar Fabig" w:id="11" w:date="2026-06-15T06:14:47Z">
        <w:r w:rsidDel="00000000" w:rsidR="00000000" w:rsidRPr="00000000">
          <w:rPr>
            <w:rtl w:val="0"/>
          </w:rPr>
          <w:t xml:space="preserve">for instance </w:t>
        </w:r>
      </w:ins>
      <w:del w:author="Gunar Fabig" w:id="11" w:date="2026-06-15T06:14:47Z">
        <w:r w:rsidDel="00000000" w:rsidR="00000000" w:rsidRPr="00000000">
          <w:rPr>
            <w:rtl w:val="0"/>
          </w:rPr>
          <w:delText xml:space="preserve">identifying </w:delText>
        </w:r>
      </w:del>
      <w:r w:rsidDel="00000000" w:rsidR="00000000" w:rsidRPr="00000000">
        <w:rPr>
          <w:rtl w:val="0"/>
        </w:rPr>
        <w:t xml:space="preserve">ribosomes, proteasomes, and membrane proteins in a single pass. DeepFinder requires labelled training data per target class, a labelling-intensive setup that remains its principal limitation, but its accuracy on well-labelled cases is the de facto benchmark against which newer tools are measured.</w:t>
      </w:r>
    </w:p>
    <w:p w:rsidR="00000000" w:rsidDel="00000000" w:rsidP="00000000" w:rsidRDefault="00000000" w:rsidRPr="00000000" w14:paraId="00000051">
      <w:pPr>
        <w:ind w:left="720" w:firstLine="0"/>
        <w:rPr/>
      </w:pPr>
      <w:r w:rsidDel="00000000" w:rsidR="00000000" w:rsidRPr="00000000">
        <w:rPr>
          <w:rtl w:val="0"/>
        </w:rPr>
      </w:r>
    </w:p>
    <w:p w:rsidR="00000000" w:rsidDel="00000000" w:rsidP="00000000" w:rsidRDefault="00000000" w:rsidRPr="00000000" w14:paraId="00000052">
      <w:pPr>
        <w:numPr>
          <w:ilvl w:val="0"/>
          <w:numId w:val="3"/>
        </w:numPr>
        <w:ind w:left="720" w:hanging="360"/>
        <w:rPr>
          <w:u w:val="none"/>
        </w:rPr>
      </w:pPr>
      <w:r w:rsidDel="00000000" w:rsidR="00000000" w:rsidRPr="00000000">
        <w:rPr>
          <w:b w:val="1"/>
          <w:bCs w:val="1"/>
          <w:rtl w:val="0"/>
        </w:rPr>
        <w:t xml:space="preserve">DeePiCt</w:t>
      </w:r>
      <w:r w:rsidDel="00000000" w:rsidR="00000000" w:rsidRPr="00000000">
        <w:rPr>
          <w:rtl w:val="0"/>
        </w:rPr>
        <w:t xml:space="preserve"> (de Teresa-Trueba et al., 2023) extends </w:t>
      </w:r>
      <w:ins w:author="Gunar Fabig" w:id="12" w:date="2026-06-15T06:15:44Z">
        <w:r w:rsidDel="00000000" w:rsidR="00000000" w:rsidRPr="00000000">
          <w:rPr>
            <w:rtl w:val="0"/>
          </w:rPr>
          <w:t xml:space="preserve">the previous </w:t>
        </w:r>
      </w:ins>
      <w:del w:author="Gunar Fabig" w:id="12" w:date="2026-06-15T06:15:44Z">
        <w:r w:rsidDel="00000000" w:rsidR="00000000" w:rsidRPr="00000000">
          <w:rPr>
            <w:rtl w:val="0"/>
          </w:rPr>
          <w:delText xml:space="preserve">this </w:delText>
        </w:r>
      </w:del>
      <w:r w:rsidDel="00000000" w:rsidR="00000000" w:rsidRPr="00000000">
        <w:rPr>
          <w:rtl w:val="0"/>
        </w:rPr>
        <w:t xml:space="preserve">approach by training the same network to localise both macromolecules and their cellular context (organelles, membranes, nuclei) in one model. The argument is that particle identity often depends on context. A ribosome on the endoplasmic reticulum is biologically different from a free ribosome, and a picker that knows the organelle is more accurate than one that does not. DeePiCt is the </w:t>
      </w:r>
      <w:r w:rsidDel="00000000" w:rsidR="00000000" w:rsidRPr="00000000">
        <w:rPr>
          <w:highlight w:val="red"/>
          <w:rtl w:val="0"/>
          <w:rPrChange w:author="Gunar Fabig" w:id="13" w:date="2026-06-15T06:17:13Z">
            <w:rPr/>
          </w:rPrChange>
        </w:rPr>
        <w:t xml:space="preserve">natural choice</w:t>
      </w:r>
      <w:r w:rsidDel="00000000" w:rsidR="00000000" w:rsidRPr="00000000">
        <w:rPr>
          <w:rtl w:val="0"/>
        </w:rPr>
        <w:t xml:space="preserve"> when the goal is in-situ structural biology with cellular annotation rather than a bare particle list.</w:t>
      </w:r>
    </w:p>
    <w:p w:rsidR="00000000" w:rsidDel="00000000" w:rsidP="00000000" w:rsidRDefault="00000000" w:rsidRPr="00000000" w14:paraId="00000053">
      <w:pPr>
        <w:ind w:left="720" w:firstLine="0"/>
        <w:rPr/>
      </w:pPr>
      <w:r w:rsidDel="00000000" w:rsidR="00000000" w:rsidRPr="00000000">
        <w:rPr>
          <w:rtl w:val="0"/>
        </w:rPr>
      </w:r>
    </w:p>
    <w:p w:rsidR="00000000" w:rsidDel="00000000" w:rsidP="00000000" w:rsidRDefault="00000000" w:rsidRPr="00000000" w14:paraId="00000054">
      <w:pPr>
        <w:numPr>
          <w:ilvl w:val="0"/>
          <w:numId w:val="3"/>
        </w:numPr>
        <w:ind w:left="720" w:hanging="360"/>
        <w:rPr>
          <w:u w:val="none"/>
        </w:rPr>
      </w:pPr>
      <w:r w:rsidDel="00000000" w:rsidR="00000000" w:rsidRPr="00000000">
        <w:rPr>
          <w:b w:val="1"/>
          <w:bCs w:val="1"/>
          <w:rtl w:val="0"/>
        </w:rPr>
        <w:t xml:space="preserve">DeepETPicker</w:t>
      </w:r>
      <w:r w:rsidDel="00000000" w:rsidR="00000000" w:rsidRPr="00000000">
        <w:rPr>
          <w:rtl w:val="0"/>
        </w:rPr>
        <w:t xml:space="preserve"> (Liu et al., 2024) is a recent contribution that reduces the labelling burden of DeepFinder through a coarse-to-fine training strategy. The authors report the best overall accuracy on simulated benchmarks. In practice, the more important gain is real labelling-time savings, and DeepETPicker is the </w:t>
      </w:r>
      <w:r w:rsidDel="00000000" w:rsidR="00000000" w:rsidRPr="00000000">
        <w:rPr>
          <w:highlight w:val="red"/>
          <w:rtl w:val="0"/>
          <w:rPrChange w:author="Gunar Fabig" w:id="14" w:date="2026-06-15T06:17:07Z">
            <w:rPr/>
          </w:rPrChange>
        </w:rPr>
        <w:t xml:space="preserve">natural choice</w:t>
      </w:r>
      <w:r w:rsidDel="00000000" w:rsidR="00000000" w:rsidRPr="00000000">
        <w:rPr>
          <w:rtl w:val="0"/>
        </w:rPr>
        <w:t xml:space="preserve"> when labels are the bottleneck.</w:t>
      </w:r>
    </w:p>
    <w:p w:rsidR="00000000" w:rsidDel="00000000" w:rsidP="00000000" w:rsidRDefault="00000000" w:rsidRPr="00000000" w14:paraId="00000055">
      <w:pPr>
        <w:ind w:left="720" w:firstLine="0"/>
        <w:rPr/>
      </w:pPr>
      <w:r w:rsidDel="00000000" w:rsidR="00000000" w:rsidRPr="00000000">
        <w:rPr>
          <w:rtl w:val="0"/>
        </w:rPr>
      </w:r>
    </w:p>
    <w:p w:rsidR="00000000" w:rsidDel="00000000" w:rsidP="00000000" w:rsidRDefault="00000000" w:rsidRPr="00000000" w14:paraId="00000056">
      <w:pPr>
        <w:numPr>
          <w:ilvl w:val="0"/>
          <w:numId w:val="3"/>
        </w:numPr>
        <w:ind w:left="720" w:hanging="360"/>
        <w:rPr>
          <w:u w:val="none"/>
        </w:rPr>
      </w:pPr>
      <w:r w:rsidDel="00000000" w:rsidR="00000000" w:rsidRPr="00000000">
        <w:rPr>
          <w:b w:val="1"/>
          <w:bCs w:val="1"/>
          <w:rtl w:val="0"/>
        </w:rPr>
        <w:t xml:space="preserve">PickYOLO</w:t>
      </w:r>
      <w:r w:rsidDel="00000000" w:rsidR="00000000" w:rsidRPr="00000000">
        <w:rPr>
          <w:rtl w:val="0"/>
        </w:rPr>
        <w:t xml:space="preserve"> (Genthe et al., 2023) </w:t>
      </w:r>
      <w:commentRangeStart w:id="23"/>
      <w:r w:rsidDel="00000000" w:rsidR="00000000" w:rsidRPr="00000000">
        <w:rPr>
          <w:rtl w:val="0"/>
        </w:rPr>
        <w:t xml:space="preserve">adapts the YOLO</w:t>
      </w:r>
      <w:commentRangeEnd w:id="23"/>
      <w:r w:rsidDel="00000000" w:rsidR="00000000" w:rsidRPr="00000000">
        <w:commentReference w:id="23"/>
      </w:r>
      <w:r w:rsidDel="00000000" w:rsidR="00000000" w:rsidRPr="00000000">
        <w:rPr>
          <w:rtl w:val="0"/>
        </w:rPr>
        <w:t xml:space="preserve"> single-shot detector to tomograms and reports inference times of 0.24–3.75 seconds per tomogram </w:t>
      </w:r>
      <w:ins w:author="Gunar Fabig" w:id="15" w:date="2026-06-15T06:34:58Z">
        <w:r w:rsidDel="00000000" w:rsidR="00000000" w:rsidRPr="00000000">
          <w:rPr>
            <w:rtl w:val="0"/>
          </w:rPr>
          <w:t xml:space="preserve">which is</w:t>
        </w:r>
      </w:ins>
      <w:del w:author="Gunar Fabig" w:id="15" w:date="2026-06-15T06:34:58Z">
        <w:r w:rsidDel="00000000" w:rsidR="00000000" w:rsidRPr="00000000">
          <w:rPr>
            <w:rtl w:val="0"/>
          </w:rPr>
          <w:delText xml:space="preserve">—</w:delText>
        </w:r>
      </w:del>
      <w:r w:rsidDel="00000000" w:rsidR="00000000" w:rsidRPr="00000000">
        <w:rPr>
          <w:rtl w:val="0"/>
        </w:rPr>
        <w:t xml:space="preserve"> orders of magnitude faster than DeepFinder. It is the </w:t>
      </w:r>
      <w:r w:rsidDel="00000000" w:rsidR="00000000" w:rsidRPr="00000000">
        <w:rPr>
          <w:highlight w:val="red"/>
          <w:rtl w:val="0"/>
          <w:rPrChange w:author="Gunar Fabig" w:id="16" w:date="2026-06-15T06:18:52Z">
            <w:rPr/>
          </w:rPrChange>
        </w:rPr>
        <w:t xml:space="preserve">natural choice</w:t>
      </w:r>
      <w:r w:rsidDel="00000000" w:rsidR="00000000" w:rsidRPr="00000000">
        <w:rPr>
          <w:rtl w:val="0"/>
        </w:rPr>
        <w:t xml:space="preserve"> when the dataset is large (hundreds of tilt series) and throughput matters more than the last few percent of accuracy.</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2"/>
        <w:numPr>
          <w:ilvl w:val="1"/>
          <w:numId w:val="14"/>
        </w:numPr>
        <w:ind w:left="810" w:hanging="360"/>
        <w:rPr/>
      </w:pPr>
      <w:bookmarkStart w:colFirst="0" w:colLast="0" w:name="_csnriydb7cgt" w:id="11"/>
      <w:bookmarkEnd w:id="11"/>
      <w:r w:rsidDel="00000000" w:rsidR="00000000" w:rsidRPr="00000000">
        <w:rPr>
          <w:rtl w:val="0"/>
        </w:rPr>
        <w:t xml:space="preserve">Class-agnostic pickers and metric learning</w:t>
      </w:r>
    </w:p>
    <w:p w:rsidR="00000000" w:rsidDel="00000000" w:rsidP="00000000" w:rsidRDefault="00000000" w:rsidRPr="00000000" w14:paraId="00000059">
      <w:pPr>
        <w:rPr/>
      </w:pPr>
      <w:r w:rsidDel="00000000" w:rsidR="00000000" w:rsidRPr="00000000">
        <w:rPr>
          <w:rtl w:val="0"/>
        </w:rPr>
        <w:t xml:space="preserve">The principal limitation of supervised CNN localizers is that they need labels per target class. TomoTwin (Rice et al., 2023) takes a different approach. It learns a metric-space embedding in which copies of any macromolecule cluster together, without ever being told which macromolecule. To pick a new target the user provides one or a few example positions; TomoTwin retrieves all similar voxel embeddings in the tomogram. This makes it the </w:t>
      </w:r>
      <w:r w:rsidDel="00000000" w:rsidR="00000000" w:rsidRPr="00000000">
        <w:rPr>
          <w:highlight w:val="red"/>
          <w:rtl w:val="0"/>
          <w:rPrChange w:author="Gunar Fabig" w:id="17" w:date="2026-06-15T06:35:39Z">
            <w:rPr/>
          </w:rPrChange>
        </w:rPr>
        <w:t xml:space="preserve">natural choice</w:t>
      </w:r>
      <w:r w:rsidDel="00000000" w:rsidR="00000000" w:rsidRPr="00000000">
        <w:rPr>
          <w:rtl w:val="0"/>
        </w:rPr>
        <w:t xml:space="preserve"> for discovery experiments where the target is novel or poorly characterised, and for re-picking known targets across datasets without retraining. </w:t>
      </w:r>
      <w:commentRangeStart w:id="24"/>
      <w:r w:rsidDel="00000000" w:rsidR="00000000" w:rsidRPr="00000000">
        <w:rPr>
          <w:rtl w:val="0"/>
        </w:rPr>
        <w:t xml:space="preserve">TomoTwin's accuracy on well-characterised targets is below DeepFinder's; its value is generality.</w:t>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05A">
      <w:pPr>
        <w:pStyle w:val="Heading2"/>
        <w:numPr>
          <w:ilvl w:val="1"/>
          <w:numId w:val="14"/>
        </w:numPr>
        <w:ind w:left="810" w:hanging="360"/>
        <w:rPr>
          <w:u w:val="none"/>
        </w:rPr>
      </w:pPr>
      <w:bookmarkStart w:colFirst="0" w:colLast="0" w:name="_yy98vqo7ii11" w:id="12"/>
      <w:bookmarkEnd w:id="12"/>
      <w:r w:rsidDel="00000000" w:rsidR="00000000" w:rsidRPr="00000000">
        <w:rPr>
          <w:rtl w:val="0"/>
        </w:rPr>
        <w:t xml:space="preserve">Specialised pickers: membrane-bound proteins</w:t>
      </w:r>
    </w:p>
    <w:p w:rsidR="00000000" w:rsidDel="00000000" w:rsidP="00000000" w:rsidRDefault="00000000" w:rsidRPr="00000000" w14:paraId="0000005B">
      <w:pPr>
        <w:rPr/>
      </w:pPr>
      <w:r w:rsidDel="00000000" w:rsidR="00000000" w:rsidRPr="00000000">
        <w:rPr>
          <w:rtl w:val="0"/>
        </w:rPr>
        <w:t xml:space="preserve">Proteins embedded in membranes pose a distinct picking problem because their orientation is not arbitrary. They sit perpendicular to the membrane surface, and the picker should respect that constraint rather than search over all rotations. MemBrain-pick (Lamm et al., 2022) addresses this case directly. Given a segmented membrane (typically from MemBrain-seg, </w:t>
      </w:r>
      <w:ins w:author="Gunar Fabig" w:id="18" w:date="2026-06-15T06:38:01Z">
        <w:r w:rsidDel="00000000" w:rsidR="00000000" w:rsidRPr="00000000">
          <w:rPr>
            <w:rtl w:val="0"/>
          </w:rPr>
          <w:t xml:space="preserve">see section </w:t>
        </w:r>
      </w:ins>
      <w:del w:author="Gunar Fabig" w:id="18" w:date="2026-06-15T06:38:01Z">
        <w:r w:rsidDel="00000000" w:rsidR="00000000" w:rsidRPr="00000000">
          <w:rPr>
            <w:rtl w:val="0"/>
          </w:rPr>
          <w:delText xml:space="preserve">§</w:delText>
        </w:r>
      </w:del>
      <w:r w:rsidDel="00000000" w:rsidR="00000000" w:rsidRPr="00000000">
        <w:rPr>
          <w:rtl w:val="0"/>
        </w:rPr>
        <w:t xml:space="preserve">4), it picks complexes along the surface and preserves the membrane-normal orientation. This is the standard choice for receptor and channel localisation in cellular tomograms. It is also useful upstream of subtomogram averaging on membrane-bound targets, where a well-conditioned initial orientation distribution accelerates convergence.</w:t>
      </w:r>
    </w:p>
    <w:p w:rsidR="00000000" w:rsidDel="00000000" w:rsidP="00000000" w:rsidRDefault="00000000" w:rsidRPr="00000000" w14:paraId="0000005C">
      <w:pPr>
        <w:pStyle w:val="Heading2"/>
        <w:numPr>
          <w:ilvl w:val="1"/>
          <w:numId w:val="14"/>
        </w:numPr>
        <w:ind w:left="810" w:hanging="360"/>
        <w:rPr>
          <w:u w:val="none"/>
        </w:rPr>
      </w:pPr>
      <w:bookmarkStart w:colFirst="0" w:colLast="0" w:name="_faghdwlvscc1" w:id="13"/>
      <w:bookmarkEnd w:id="13"/>
      <w:r w:rsidDel="00000000" w:rsidR="00000000" w:rsidRPr="00000000">
        <w:rPr>
          <w:rtl w:val="0"/>
        </w:rPr>
        <w:t xml:space="preserve">Practical recommendations</w:t>
      </w:r>
    </w:p>
    <w:p w:rsidR="00000000" w:rsidDel="00000000" w:rsidP="00000000" w:rsidRDefault="00000000" w:rsidRPr="00000000" w14:paraId="0000005D">
      <w:pPr>
        <w:rPr/>
      </w:pPr>
      <w:r w:rsidDel="00000000" w:rsidR="00000000" w:rsidRPr="00000000">
        <w:rPr>
          <w:rtl w:val="0"/>
        </w:rPr>
        <w:t xml:space="preserve">When a high-quality reference structure exists, PyTOM-Match-Pick is the appropriate first pass; when one does not, DeepFinder or DeepETPicker if labels are available, TomoTwin if they are not. Reach for DeePiCt when cellular context matters for downstream interpretation, PickYOLO when throughput dominates, and MemBrain-pick when the target sits in a membrane.</w:t>
      </w: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numPr>
          <w:ilvl w:val="0"/>
          <w:numId w:val="14"/>
        </w:numPr>
        <w:ind w:left="720" w:hanging="360"/>
        <w:rPr/>
      </w:pPr>
      <w:bookmarkStart w:colFirst="0" w:colLast="0" w:name="_apeik6qkj48y" w:id="14"/>
      <w:bookmarkEnd w:id="14"/>
      <w:r w:rsidDel="00000000" w:rsidR="00000000" w:rsidRPr="00000000">
        <w:rPr>
          <w:rtl w:val="0"/>
        </w:rPr>
        <w:t xml:space="preserve">Membrane, organelle, and feature segmentation in cryo-ET</w:t>
      </w:r>
    </w:p>
    <w:p w:rsidR="00000000" w:rsidDel="00000000" w:rsidP="00000000" w:rsidRDefault="00000000" w:rsidRPr="00000000" w14:paraId="0000005F">
      <w:pPr>
        <w:rPr/>
      </w:pPr>
      <w:r w:rsidDel="00000000" w:rsidR="00000000" w:rsidRPr="00000000">
        <w:rPr>
          <w:rtl w:val="0"/>
        </w:rPr>
        <w:t xml:space="preserve">Where picking returns a list of positions, segmentation returns a label per voxel. The shift in problem framing matters because the targets in a cellular tomogram (membranes, organelles, filaments, vesicles) are continuous structures rather than discrete copies of a template. The data also has the </w:t>
      </w:r>
      <w:commentRangeStart w:id="25"/>
      <w:r w:rsidDel="00000000" w:rsidR="00000000" w:rsidRPr="00000000">
        <w:rPr>
          <w:rtl w:val="0"/>
        </w:rPr>
        <w:t xml:space="preserve">worst SNR</w:t>
      </w:r>
      <w:commentRangeEnd w:id="25"/>
      <w:r w:rsidDel="00000000" w:rsidR="00000000" w:rsidRPr="00000000">
        <w:commentReference w:id="25"/>
      </w:r>
      <w:r w:rsidDel="00000000" w:rsidR="00000000" w:rsidRPr="00000000">
        <w:rPr>
          <w:rtl w:val="0"/>
        </w:rPr>
        <w:t xml:space="preserve"> in structural biology. A cellular cryo-ET tomogram has SNR roughly an order of magnitude below an SPA micrograph, and a membrane unambiguous to a trained human eye is a faint zigzag that classical edge-detectors miss.Two practical consequences follow. First, denoising or missing-wedge correction as preprocessing markedly improves segmentation downstream, and most ML segmenters in the literature were trained on denoised input. Second, the segmentation literature has converged on a small set of out-of-the-box tools (</w:t>
      </w:r>
      <w:commentRangeStart w:id="26"/>
      <w:r w:rsidDel="00000000" w:rsidR="00000000" w:rsidRPr="00000000">
        <w:rPr>
          <w:b w:val="1"/>
          <w:bCs w:val="1"/>
          <w:rtl w:val="0"/>
        </w:rPr>
        <w:t xml:space="preserve">Tab. 2.1 - 2.2</w:t>
      </w:r>
      <w:commentRangeEnd w:id="26"/>
      <w:r w:rsidDel="00000000" w:rsidR="00000000" w:rsidRPr="00000000">
        <w:commentReference w:id="26"/>
      </w:r>
      <w:r w:rsidDel="00000000" w:rsidR="00000000" w:rsidRPr="00000000">
        <w:rPr>
          <w:rtl w:val="0"/>
        </w:rPr>
        <w:t xml:space="preserve">; </w:t>
      </w:r>
      <w:r w:rsidDel="00000000" w:rsidR="00000000" w:rsidRPr="00000000">
        <w:rPr>
          <w:rtl w:val="0"/>
        </w:rPr>
        <w:t xml:space="preserve">one per common target class) rather than continuing to publish per-dataset networks.</w:t>
      </w:r>
    </w:p>
    <w:p w:rsidR="00000000" w:rsidDel="00000000" w:rsidP="00000000" w:rsidRDefault="00000000" w:rsidRPr="00000000" w14:paraId="00000060">
      <w:pPr>
        <w:pStyle w:val="Heading2"/>
        <w:numPr>
          <w:ilvl w:val="1"/>
          <w:numId w:val="14"/>
        </w:numPr>
        <w:ind w:left="810" w:hanging="360"/>
        <w:rPr>
          <w:u w:val="none"/>
        </w:rPr>
      </w:pPr>
      <w:bookmarkStart w:colFirst="0" w:colLast="0" w:name="_76uzm4z0vqlu" w:id="15"/>
      <w:bookmarkEnd w:id="15"/>
      <w:r w:rsidDel="00000000" w:rsidR="00000000" w:rsidRPr="00000000">
        <w:rPr>
          <w:rtl w:val="0"/>
        </w:rPr>
        <w:t xml:space="preserve">Preprocessing as enabler</w:t>
      </w:r>
    </w:p>
    <w:p w:rsidR="00000000" w:rsidDel="00000000" w:rsidP="00000000" w:rsidRDefault="00000000" w:rsidRPr="00000000" w14:paraId="00000061">
      <w:pPr>
        <w:rPr/>
      </w:pPr>
      <w:r w:rsidDel="00000000" w:rsidR="00000000" w:rsidRPr="00000000">
        <w:rPr>
          <w:rtl w:val="0"/>
        </w:rPr>
        <w:t xml:space="preserve">Cryo-ET segmentation is rarely performed on raw tomograms. In routine workflows, the data are first denoised using either cryo-CARE (Buchholz et al., 2019), trained on even/odd frame splits, or Topaz-Denoise (Bepler et al., 2020), which can be applied directly. Both methods substantially improve the performance of downstream segmentation models. For tasks sensitive to anisotropy, missing-wedge correction tools such as IsoNet (Liu et al., 2022) and DeepDeWedge (Wiedemann et al., 2024) provide an additional and complementary benefit. By restoring isotropy and reducing elongation artefacts along the beam axis, they further enhance segmentation accuracy for membranes, vesicles, and filaments.The general principle is that these tools belong upstream of segmentation but not upstream of refinement. They aid feature detection but can </w:t>
      </w:r>
      <w:commentRangeStart w:id="27"/>
      <w:r w:rsidDel="00000000" w:rsidR="00000000" w:rsidRPr="00000000">
        <w:rPr>
          <w:rtl w:val="0"/>
        </w:rPr>
        <w:t xml:space="preserve">hallucinate</w:t>
      </w:r>
      <w:commentRangeEnd w:id="27"/>
      <w:r w:rsidDel="00000000" w:rsidR="00000000" w:rsidRPr="00000000">
        <w:commentReference w:id="27"/>
      </w:r>
      <w:r w:rsidDel="00000000" w:rsidR="00000000" w:rsidRPr="00000000">
        <w:rPr>
          <w:rtl w:val="0"/>
        </w:rPr>
        <w:t xml:space="preserve"> structure, so a </w:t>
      </w:r>
      <w:commentRangeStart w:id="28"/>
      <w:r w:rsidDel="00000000" w:rsidR="00000000" w:rsidRPr="00000000">
        <w:rPr>
          <w:rtl w:val="0"/>
        </w:rPr>
        <w:t xml:space="preserve">denoised tomogram should never feed back into a structure determination chain</w:t>
      </w:r>
      <w:commentRangeEnd w:id="28"/>
      <w:r w:rsidDel="00000000" w:rsidR="00000000" w:rsidRPr="00000000">
        <w:commentReference w:id="28"/>
      </w:r>
      <w:r w:rsidDel="00000000" w:rsidR="00000000" w:rsidRPr="00000000">
        <w:rPr>
          <w:rtl w:val="0"/>
        </w:rPr>
        <w:t xml:space="preserve">.</w:t>
      </w:r>
    </w:p>
    <w:p w:rsidR="00000000" w:rsidDel="00000000" w:rsidP="00000000" w:rsidRDefault="00000000" w:rsidRPr="00000000" w14:paraId="00000062">
      <w:pPr>
        <w:pStyle w:val="Heading2"/>
        <w:numPr>
          <w:ilvl w:val="1"/>
          <w:numId w:val="14"/>
        </w:numPr>
        <w:ind w:left="810" w:hanging="360"/>
        <w:rPr/>
      </w:pPr>
      <w:bookmarkStart w:colFirst="0" w:colLast="0" w:name="_abwy41mu62e5" w:id="16"/>
      <w:bookmarkEnd w:id="16"/>
      <w:r w:rsidDel="00000000" w:rsidR="00000000" w:rsidRPr="00000000">
        <w:rPr>
          <w:rtl w:val="0"/>
        </w:rPr>
        <w:t xml:space="preserve">Membrane segmentation</w:t>
      </w:r>
    </w:p>
    <w:p w:rsidR="00000000" w:rsidDel="00000000" w:rsidP="00000000" w:rsidRDefault="00000000" w:rsidRPr="00000000" w14:paraId="00000063">
      <w:pPr>
        <w:rPr/>
      </w:pPr>
      <w:r w:rsidDel="00000000" w:rsidR="00000000" w:rsidRPr="00000000">
        <w:rPr>
          <w:rtl w:val="0"/>
        </w:rPr>
        <w:t xml:space="preserve">Membranes are the most common segmentation target in cellular cryo-ET. They organise the cell, they delimit organelles, and most downstream interpretation (receptor placement, vesicle counting, organelle-contact analysis) begins with a membrane segmentation.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numPr>
          <w:ilvl w:val="0"/>
          <w:numId w:val="4"/>
        </w:numPr>
        <w:ind w:left="720" w:hanging="360"/>
        <w:rPr>
          <w:u w:val="none"/>
        </w:rPr>
      </w:pPr>
      <w:r w:rsidDel="00000000" w:rsidR="00000000" w:rsidRPr="00000000">
        <w:rPr>
          <w:b w:val="1"/>
          <w:bCs w:val="1"/>
          <w:rtl w:val="0"/>
        </w:rPr>
        <w:t xml:space="preserve">MemBrain-seg</w:t>
      </w:r>
      <w:r w:rsidDel="00000000" w:rsidR="00000000" w:rsidRPr="00000000">
        <w:rPr>
          <w:rtl w:val="0"/>
        </w:rPr>
        <w:t xml:space="preserve"> (Lamm et al., 2024) is the current first-line choice. It is a pretrained 3D U-Net distributed with a model that works out-of-the-box on diverse cellular tomograms. Accuracy is high enough to support downstream quantitative analysis, membrane curvature, organelle volume, protein density along the surface, and the model has become the </w:t>
      </w:r>
      <w:r w:rsidDel="00000000" w:rsidR="00000000" w:rsidRPr="00000000">
        <w:rPr>
          <w:i w:val="1"/>
          <w:iCs w:val="1"/>
          <w:rtl w:val="0"/>
        </w:rPr>
        <w:t xml:space="preserve">de facto</w:t>
      </w:r>
      <w:r w:rsidDel="00000000" w:rsidR="00000000" w:rsidRPr="00000000">
        <w:rPr>
          <w:rtl w:val="0"/>
        </w:rPr>
        <w:t xml:space="preserve"> starting point for membrane work in the field.</w:t>
      </w:r>
    </w:p>
    <w:p w:rsidR="00000000" w:rsidDel="00000000" w:rsidP="00000000" w:rsidRDefault="00000000" w:rsidRPr="00000000" w14:paraId="00000066">
      <w:pPr>
        <w:ind w:left="720" w:firstLine="0"/>
        <w:rPr/>
      </w:pPr>
      <w:r w:rsidDel="00000000" w:rsidR="00000000" w:rsidRPr="00000000">
        <w:rPr>
          <w:rtl w:val="0"/>
        </w:rPr>
      </w:r>
    </w:p>
    <w:p w:rsidR="00000000" w:rsidDel="00000000" w:rsidP="00000000" w:rsidRDefault="00000000" w:rsidRPr="00000000" w14:paraId="00000067">
      <w:pPr>
        <w:numPr>
          <w:ilvl w:val="0"/>
          <w:numId w:val="4"/>
        </w:numPr>
        <w:ind w:left="720" w:hanging="360"/>
        <w:rPr>
          <w:u w:val="none"/>
        </w:rPr>
      </w:pPr>
      <w:r w:rsidDel="00000000" w:rsidR="00000000" w:rsidRPr="00000000">
        <w:rPr>
          <w:b w:val="1"/>
          <w:bCs w:val="1"/>
          <w:rtl w:val="0"/>
        </w:rPr>
        <w:t xml:space="preserve">TomoSegMemTV</w:t>
      </w:r>
      <w:r w:rsidDel="00000000" w:rsidR="00000000" w:rsidRPr="00000000">
        <w:rPr>
          <w:rtl w:val="0"/>
        </w:rPr>
        <w:t xml:space="preserve"> (Martínez-Sánchez et al., 2014) is the classical baseline. It uses a tensor-voting framework that detects membrane-like surfaces through local geometric coherence. It has no learned component and requires parameter tuning per dataset, but it runs without a GPU and produces predictable results. It remains useful when no training data is available, when MemBrain-seg's output needs an independent comparison, or when the local computing budget rules out modern GPU-bound tools.</w:t>
      </w:r>
    </w:p>
    <w:p w:rsidR="00000000" w:rsidDel="00000000" w:rsidP="00000000" w:rsidRDefault="00000000" w:rsidRPr="00000000" w14:paraId="00000068">
      <w:pPr>
        <w:ind w:left="720" w:firstLine="0"/>
        <w:rPr/>
      </w:pPr>
      <w:r w:rsidDel="00000000" w:rsidR="00000000" w:rsidRPr="00000000">
        <w:rPr>
          <w:rtl w:val="0"/>
        </w:rPr>
      </w:r>
    </w:p>
    <w:p w:rsidR="00000000" w:rsidDel="00000000" w:rsidP="00000000" w:rsidRDefault="00000000" w:rsidRPr="00000000" w14:paraId="00000069">
      <w:pPr>
        <w:numPr>
          <w:ilvl w:val="0"/>
          <w:numId w:val="4"/>
        </w:numPr>
        <w:spacing w:after="240" w:before="240" w:lineRule="auto"/>
        <w:ind w:left="720" w:hanging="360"/>
      </w:pPr>
      <w:r w:rsidDel="00000000" w:rsidR="00000000" w:rsidRPr="00000000">
        <w:rPr>
          <w:b w:val="1"/>
          <w:bCs w:val="1"/>
          <w:rtl w:val="0"/>
        </w:rPr>
        <w:t xml:space="preserve">TARDIS-EM</w:t>
      </w:r>
      <w:r w:rsidDel="00000000" w:rsidR="00000000" w:rsidRPr="00000000">
        <w:rPr>
          <w:rtl w:val="0"/>
        </w:rPr>
        <w:t xml:space="preserve"> (</w:t>
      </w:r>
      <w:commentRangeStart w:id="29"/>
      <w:r w:rsidDel="00000000" w:rsidR="00000000" w:rsidRPr="00000000">
        <w:rPr>
          <w:rtl w:val="0"/>
        </w:rPr>
        <w:t xml:space="preserve">Kiewisz et al., 2024/2025)</w:t>
      </w:r>
      <w:commentRangeEnd w:id="29"/>
      <w:r w:rsidDel="00000000" w:rsidR="00000000" w:rsidRPr="00000000">
        <w:commentReference w:id="29"/>
      </w:r>
      <w:r w:rsidDel="00000000" w:rsidR="00000000" w:rsidRPr="00000000">
        <w:rPr>
          <w:rtl w:val="0"/>
        </w:rPr>
        <w:t xml:space="preserve"> is another strong option, offering fast instance segmentation of membranes across cryo-ET and plastic-section data. It excels in high-throughput scenarios and is particularly useful when individual membrane instances or clean separation from crowded cellular environments is needed.</w:t>
      </w:r>
    </w:p>
    <w:p w:rsidR="00000000" w:rsidDel="00000000" w:rsidP="00000000" w:rsidRDefault="00000000" w:rsidRPr="00000000" w14:paraId="0000006A">
      <w:pPr>
        <w:spacing w:after="240" w:before="240" w:lineRule="auto"/>
        <w:rPr/>
      </w:pPr>
      <w:r w:rsidDel="00000000" w:rsidR="00000000" w:rsidRPr="00000000">
        <w:rPr>
          <w:rtl w:val="0"/>
        </w:rPr>
      </w:r>
    </w:p>
    <w:p w:rsidR="00000000" w:rsidDel="00000000" w:rsidP="00000000" w:rsidRDefault="00000000" w:rsidRPr="00000000" w14:paraId="0000006B">
      <w:pPr>
        <w:pStyle w:val="Heading2"/>
        <w:numPr>
          <w:ilvl w:val="1"/>
          <w:numId w:val="14"/>
        </w:numPr>
        <w:ind w:left="810" w:hanging="360"/>
        <w:rPr>
          <w:u w:val="none"/>
        </w:rPr>
      </w:pPr>
      <w:bookmarkStart w:colFirst="0" w:colLast="0" w:name="_cnbl95jxwuel" w:id="17"/>
      <w:bookmarkEnd w:id="17"/>
      <w:r w:rsidDel="00000000" w:rsidR="00000000" w:rsidRPr="00000000">
        <w:rPr>
          <w:rtl w:val="0"/>
        </w:rPr>
        <w:t xml:space="preserve">Filaments, vesicles, and membrane-anchored complexes</w:t>
      </w:r>
    </w:p>
    <w:p w:rsidR="00000000" w:rsidDel="00000000" w:rsidP="00000000" w:rsidRDefault="00000000" w:rsidRPr="00000000" w14:paraId="0000006C">
      <w:pPr>
        <w:rPr/>
      </w:pPr>
      <w:r w:rsidDel="00000000" w:rsidR="00000000" w:rsidRPr="00000000">
        <w:rPr>
          <w:rtl w:val="0"/>
        </w:rPr>
        <w:t xml:space="preserve">Beyond membranes, three specific feature types are common enough to have </w:t>
      </w:r>
      <w:commentRangeStart w:id="30"/>
      <w:r w:rsidDel="00000000" w:rsidR="00000000" w:rsidRPr="00000000">
        <w:rPr>
          <w:rtl w:val="0"/>
        </w:rPr>
        <w:t xml:space="preserve">dedicated tools.</w:t>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numPr>
          <w:ilvl w:val="0"/>
          <w:numId w:val="9"/>
        </w:numPr>
        <w:ind w:left="720" w:hanging="360"/>
        <w:rPr>
          <w:u w:val="none"/>
        </w:rPr>
      </w:pPr>
      <w:r w:rsidDel="00000000" w:rsidR="00000000" w:rsidRPr="00000000">
        <w:rPr>
          <w:b w:val="1"/>
          <w:bCs w:val="1"/>
          <w:rtl w:val="0"/>
        </w:rPr>
        <w:t xml:space="preserve">TARDIS-EM </w:t>
      </w:r>
      <w:r w:rsidDel="00000000" w:rsidR="00000000" w:rsidRPr="00000000">
        <w:rPr>
          <w:rtl w:val="0"/>
        </w:rPr>
        <w:t xml:space="preserve">(Kiewisz et al., 2024/2025) is especially powerful for </w:t>
      </w:r>
      <w:commentRangeStart w:id="31"/>
      <w:r w:rsidDel="00000000" w:rsidR="00000000" w:rsidRPr="00000000">
        <w:rPr>
          <w:rtl w:val="0"/>
        </w:rPr>
        <w:t xml:space="preserve">filaments</w:t>
      </w:r>
      <w:commentRangeEnd w:id="31"/>
      <w:r w:rsidDel="00000000" w:rsidR="00000000" w:rsidRPr="00000000">
        <w:commentReference w:id="31"/>
      </w:r>
      <w:r w:rsidDel="00000000" w:rsidR="00000000" w:rsidRPr="00000000">
        <w:rPr>
          <w:rtl w:val="0"/>
        </w:rPr>
        <w:t xml:space="preserve">, with microtubules as its flagship application. It dramatically reduces annotation time, while producing geometrically accurate instance segmentations suitable for quantitative analysis. The tool also supports plastic-section data and works on both 2D micrographs and 3D tomograms.</w:t>
      </w:r>
    </w:p>
    <w:p w:rsidR="00000000" w:rsidDel="00000000" w:rsidP="00000000" w:rsidRDefault="00000000" w:rsidRPr="00000000" w14:paraId="0000006F">
      <w:pPr>
        <w:ind w:left="720" w:firstLine="0"/>
        <w:rPr/>
      </w:pPr>
      <w:r w:rsidDel="00000000" w:rsidR="00000000" w:rsidRPr="00000000">
        <w:rPr>
          <w:rtl w:val="0"/>
        </w:rPr>
      </w:r>
    </w:p>
    <w:p w:rsidR="00000000" w:rsidDel="00000000" w:rsidP="00000000" w:rsidRDefault="00000000" w:rsidRPr="00000000" w14:paraId="00000070">
      <w:pPr>
        <w:numPr>
          <w:ilvl w:val="0"/>
          <w:numId w:val="9"/>
        </w:numPr>
        <w:ind w:left="720" w:hanging="360"/>
        <w:rPr>
          <w:u w:val="none"/>
        </w:rPr>
      </w:pPr>
      <w:r w:rsidDel="00000000" w:rsidR="00000000" w:rsidRPr="00000000">
        <w:rPr>
          <w:b w:val="1"/>
          <w:bCs w:val="1"/>
          <w:rtl w:val="0"/>
        </w:rPr>
        <w:t xml:space="preserve">CryoVesNet</w:t>
      </w:r>
      <w:r w:rsidDel="00000000" w:rsidR="00000000" w:rsidRPr="00000000">
        <w:rPr>
          <w:rtl w:val="0"/>
        </w:rPr>
        <w:t xml:space="preserve"> (Khosrozadeh et al., 2025) is specialised for synaptic vesicles — small, abundant, round membrane-bound objects that conventional membrane segmenters miss because their geometry is locally too uniform to score well as "membrane." Quantitative analyses of synaptic vesicle pools and vesicle–membrane interactions now standardise on CryoVesNet output.</w:t>
      </w:r>
    </w:p>
    <w:p w:rsidR="00000000" w:rsidDel="00000000" w:rsidP="00000000" w:rsidRDefault="00000000" w:rsidRPr="00000000" w14:paraId="00000071">
      <w:pPr>
        <w:ind w:left="720" w:firstLine="0"/>
        <w:rPr/>
      </w:pPr>
      <w:r w:rsidDel="00000000" w:rsidR="00000000" w:rsidRPr="00000000">
        <w:rPr>
          <w:rtl w:val="0"/>
        </w:rPr>
      </w:r>
    </w:p>
    <w:p w:rsidR="00000000" w:rsidDel="00000000" w:rsidP="00000000" w:rsidRDefault="00000000" w:rsidRPr="00000000" w14:paraId="00000072">
      <w:pPr>
        <w:numPr>
          <w:ilvl w:val="0"/>
          <w:numId w:val="9"/>
        </w:numPr>
        <w:ind w:left="720" w:hanging="360"/>
        <w:rPr>
          <w:u w:val="none"/>
        </w:rPr>
      </w:pPr>
      <w:r w:rsidDel="00000000" w:rsidR="00000000" w:rsidRPr="00000000">
        <w:rPr>
          <w:b w:val="1"/>
          <w:bCs w:val="1"/>
          <w:rtl w:val="0"/>
        </w:rPr>
        <w:t xml:space="preserve">PySeg</w:t>
      </w:r>
      <w:r w:rsidDel="00000000" w:rsidR="00000000" w:rsidRPr="00000000">
        <w:rPr>
          <w:rtl w:val="0"/>
        </w:rPr>
        <w:t xml:space="preserve"> (Martínez-Sánchez et al., 2020) handles a different problem: template-free picking of complexes that are anchored to or embedded in membranes, without a known reference structure. The pipeline segments the membrane (typically with TomoSegMemTV or MemBrain-seg), models the surface as a graph, and identifies protein densities protruding from the membrane. It remains the workhorse for membrane-bound complex discovery in cellular cryo-ET, particularly for ribosome-on-ER and viral spike geometries.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2"/>
        <w:numPr>
          <w:ilvl w:val="1"/>
          <w:numId w:val="14"/>
        </w:numPr>
        <w:ind w:left="810" w:hanging="360"/>
        <w:rPr/>
      </w:pPr>
      <w:bookmarkStart w:colFirst="0" w:colLast="0" w:name="_wf742oq0ckdt" w:id="18"/>
      <w:bookmarkEnd w:id="18"/>
      <w:r w:rsidDel="00000000" w:rsidR="00000000" w:rsidRPr="00000000">
        <w:rPr>
          <w:rtl w:val="0"/>
        </w:rPr>
        <w:t xml:space="preserve">Foundation models and integrated workflows</w:t>
      </w:r>
    </w:p>
    <w:p w:rsidR="00000000" w:rsidDel="00000000" w:rsidP="00000000" w:rsidRDefault="00000000" w:rsidRPr="00000000" w14:paraId="00000075">
      <w:pPr>
        <w:rPr/>
      </w:pPr>
      <w:r w:rsidDel="00000000" w:rsidR="00000000" w:rsidRPr="00000000">
        <w:rPr>
          <w:rtl w:val="0"/>
        </w:rPr>
        <w:t xml:space="preserve">The last category of tools attempts to reduce per-task training entirely (</w:t>
      </w:r>
      <w:r w:rsidDel="00000000" w:rsidR="00000000" w:rsidRPr="00000000">
        <w:rPr>
          <w:b w:val="1"/>
          <w:bCs w:val="1"/>
          <w:rtl w:val="0"/>
        </w:rPr>
        <w:t xml:space="preserve">Tab. 4.1</w:t>
      </w:r>
      <w:r w:rsidDel="00000000" w:rsidR="00000000" w:rsidRPr="00000000">
        <w:rPr>
          <w:rtl w:val="0"/>
        </w:rPr>
        <w:t xml:space="preserve">).</w:t>
      </w:r>
    </w:p>
    <w:p w:rsidR="00000000" w:rsidDel="00000000" w:rsidP="00000000" w:rsidRDefault="00000000" w:rsidRPr="00000000" w14:paraId="00000076">
      <w:pPr>
        <w:rPr/>
      </w:pPr>
      <w:r w:rsidDel="00000000" w:rsidR="00000000" w:rsidRPr="00000000">
        <w:rPr>
          <w:rtl w:val="0"/>
        </w:rPr>
        <w:t xml:space="preserve"> </w:t>
      </w:r>
    </w:p>
    <w:p w:rsidR="00000000" w:rsidDel="00000000" w:rsidP="00000000" w:rsidRDefault="00000000" w:rsidRPr="00000000" w14:paraId="00000077">
      <w:pPr>
        <w:numPr>
          <w:ilvl w:val="0"/>
          <w:numId w:val="5"/>
        </w:numPr>
        <w:ind w:left="720" w:hanging="360"/>
        <w:rPr>
          <w:u w:val="none"/>
        </w:rPr>
      </w:pPr>
      <w:r w:rsidDel="00000000" w:rsidR="00000000" w:rsidRPr="00000000">
        <w:rPr>
          <w:b w:val="1"/>
          <w:bCs w:val="1"/>
          <w:rtl w:val="0"/>
        </w:rPr>
        <w:t xml:space="preserve">CryoSAM</w:t>
      </w:r>
      <w:r w:rsidDel="00000000" w:rsidR="00000000" w:rsidRPr="00000000">
        <w:rPr>
          <w:rtl w:val="0"/>
        </w:rPr>
        <w:t xml:space="preserve"> (Zhao et al., 2024) adapts the Segment Anything Model (SAM) to cryo-ET and supports interactive segmentation of arbitrary features from one or a few user-provided points. It is particularly useful for rapid exploratory annotation in Napari or ChimeraX, where a researcher wants to know whether a feature segments cleanly before committing to a per-task model.</w:t>
      </w:r>
    </w:p>
    <w:p w:rsidR="00000000" w:rsidDel="00000000" w:rsidP="00000000" w:rsidRDefault="00000000" w:rsidRPr="00000000" w14:paraId="00000078">
      <w:pPr>
        <w:ind w:left="720" w:firstLine="0"/>
        <w:rPr/>
      </w:pPr>
      <w:r w:rsidDel="00000000" w:rsidR="00000000" w:rsidRPr="00000000">
        <w:rPr>
          <w:rtl w:val="0"/>
        </w:rPr>
      </w:r>
    </w:p>
    <w:p w:rsidR="00000000" w:rsidDel="00000000" w:rsidP="00000000" w:rsidRDefault="00000000" w:rsidRPr="00000000" w14:paraId="00000079">
      <w:pPr>
        <w:numPr>
          <w:ilvl w:val="0"/>
          <w:numId w:val="5"/>
        </w:numPr>
        <w:ind w:left="720" w:hanging="360"/>
        <w:rPr>
          <w:u w:val="none"/>
        </w:rPr>
      </w:pPr>
      <w:r w:rsidDel="00000000" w:rsidR="00000000" w:rsidRPr="00000000">
        <w:rPr>
          <w:b w:val="1"/>
          <w:bCs w:val="1"/>
          <w:rtl w:val="0"/>
        </w:rPr>
        <w:t xml:space="preserve">Ais</w:t>
      </w:r>
      <w:r w:rsidDel="00000000" w:rsidR="00000000" w:rsidRPr="00000000">
        <w:rPr>
          <w:rtl w:val="0"/>
        </w:rPr>
        <w:t xml:space="preserve"> (Last et al., 2024) is not a single model but an integrated GUI that bundles training, annotation, and inference for cryo-ET segmentation into one workflow. It is appropriate when a lab wants to train custom segmentation models on local data and does not have command-line ML expertise. The trade-off is less control over the training pipeline than scripted alternatives.</w:t>
      </w:r>
    </w:p>
    <w:p w:rsidR="00000000" w:rsidDel="00000000" w:rsidP="00000000" w:rsidRDefault="00000000" w:rsidRPr="00000000" w14:paraId="0000007A">
      <w:pPr>
        <w:ind w:left="720" w:firstLine="0"/>
        <w:rPr/>
      </w:pPr>
      <w:r w:rsidDel="00000000" w:rsidR="00000000" w:rsidRPr="00000000">
        <w:rPr>
          <w:rtl w:val="0"/>
        </w:rPr>
      </w:r>
    </w:p>
    <w:p w:rsidR="00000000" w:rsidDel="00000000" w:rsidP="00000000" w:rsidRDefault="00000000" w:rsidRPr="00000000" w14:paraId="0000007B">
      <w:pPr>
        <w:numPr>
          <w:ilvl w:val="0"/>
          <w:numId w:val="5"/>
        </w:numPr>
        <w:ind w:left="720" w:hanging="360"/>
        <w:rPr>
          <w:u w:val="none"/>
        </w:rPr>
      </w:pPr>
      <w:r w:rsidDel="00000000" w:rsidR="00000000" w:rsidRPr="00000000">
        <w:rPr>
          <w:b w:val="1"/>
          <w:bCs w:val="1"/>
          <w:rtl w:val="0"/>
        </w:rPr>
        <w:t xml:space="preserve">DeePiCt</w:t>
      </w:r>
      <w:r w:rsidDel="00000000" w:rsidR="00000000" w:rsidRPr="00000000">
        <w:rPr>
          <w:rtl w:val="0"/>
        </w:rPr>
        <w:t xml:space="preserve"> (de Teresa-Trueba et al., 2023) doubles as an organelle and macromolecule segmenter when the goal is to label cellular context alongside particles in one pass.</w:t>
      </w:r>
    </w:p>
    <w:p w:rsidR="00000000" w:rsidDel="00000000" w:rsidP="00000000" w:rsidRDefault="00000000" w:rsidRPr="00000000" w14:paraId="0000007C">
      <w:pPr>
        <w:ind w:left="0" w:firstLine="0"/>
        <w:rPr/>
      </w:pPr>
      <w:r w:rsidDel="00000000" w:rsidR="00000000" w:rsidRPr="00000000">
        <w:rPr>
          <w:rtl w:val="0"/>
        </w:rPr>
      </w:r>
    </w:p>
    <w:p w:rsidR="00000000" w:rsidDel="00000000" w:rsidP="00000000" w:rsidRDefault="00000000" w:rsidRPr="00000000" w14:paraId="0000007D">
      <w:pPr>
        <w:pStyle w:val="Heading2"/>
        <w:numPr>
          <w:ilvl w:val="1"/>
          <w:numId w:val="14"/>
        </w:numPr>
        <w:ind w:left="810" w:hanging="360"/>
        <w:rPr>
          <w:u w:val="none"/>
        </w:rPr>
      </w:pPr>
      <w:bookmarkStart w:colFirst="0" w:colLast="0" w:name="_58y58hfrfaw3" w:id="19"/>
      <w:bookmarkEnd w:id="19"/>
      <w:r w:rsidDel="00000000" w:rsidR="00000000" w:rsidRPr="00000000">
        <w:rPr>
          <w:rtl w:val="0"/>
        </w:rPr>
        <w:t xml:space="preserve">Practical recommendation</w:t>
      </w:r>
    </w:p>
    <w:p w:rsidR="00000000" w:rsidDel="00000000" w:rsidP="00000000" w:rsidRDefault="00000000" w:rsidRPr="00000000" w14:paraId="0000007E">
      <w:pPr>
        <w:rPr/>
      </w:pPr>
      <w:r w:rsidDel="00000000" w:rsidR="00000000" w:rsidRPr="00000000">
        <w:rPr>
          <w:rtl w:val="0"/>
        </w:rPr>
        <w:t xml:space="preserve">For most cellular cryo-ET segmentation tasks, denoise with cryo-CARE or Topaz-Denoise first, then reach for TARDIS-EM on membrane or filaments, CryoVesNet on synaptic vesicles, and PySeg on membrane-anchored complexes. CryoSAM is the right tool for exploratory annotation on novel targets. Ais is the right entry point for labs training their own models without scripted infrastructure.</w:t>
      </w:r>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1"/>
        <w:numPr>
          <w:ilvl w:val="0"/>
          <w:numId w:val="14"/>
        </w:numPr>
        <w:rPr>
          <w:u w:val="none"/>
        </w:rPr>
      </w:pPr>
      <w:bookmarkStart w:colFirst="0" w:colLast="0" w:name="_lg212oy80cim" w:id="20"/>
      <w:bookmarkEnd w:id="20"/>
      <w:r w:rsidDel="00000000" w:rsidR="00000000" w:rsidRPr="00000000">
        <w:rPr>
          <w:rtl w:val="0"/>
        </w:rPr>
        <w:t xml:space="preserve">Volume EM segmentation</w:t>
      </w:r>
    </w:p>
    <w:p w:rsidR="00000000" w:rsidDel="00000000" w:rsidP="00000000" w:rsidRDefault="00000000" w:rsidRPr="00000000" w14:paraId="00000080">
      <w:pPr>
        <w:rPr/>
      </w:pPr>
      <w:r w:rsidDel="00000000" w:rsidR="00000000" w:rsidRPr="00000000">
        <w:rPr>
          <w:rtl w:val="0"/>
        </w:rPr>
        <w:t xml:space="preserve">Volume EM is the term for techniques that image biological samples slice by slice at nanometre resolution, producing 3D datasets that range from gigabytes to petabytes. Three acquisition modalities dominate: first, focused-ion-beam scanning electron microscopy (FIB-SEM), which mills and images alternately and </w:t>
      </w:r>
      <w:ins w:author="Gunar Fabig" w:id="19" w:date="2026-06-15T07:59:47Z">
        <w:commentRangeStart w:id="32"/>
        <w:r w:rsidDel="00000000" w:rsidR="00000000" w:rsidRPr="00000000">
          <w:rPr>
            <w:rtl w:val="0"/>
          </w:rPr>
          <w:t xml:space="preserve">can </w:t>
        </w:r>
      </w:ins>
      <w:r w:rsidDel="00000000" w:rsidR="00000000" w:rsidRPr="00000000">
        <w:rPr>
          <w:rtl w:val="0"/>
        </w:rPr>
        <w:t xml:space="preserve">produce</w:t>
      </w:r>
      <w:del w:author="Gunar Fabig" w:id="20" w:date="2026-06-15T07:59:51Z">
        <w:r w:rsidDel="00000000" w:rsidR="00000000" w:rsidRPr="00000000">
          <w:rPr>
            <w:rtl w:val="0"/>
          </w:rPr>
          <w:delText xml:space="preserve">s</w:delText>
        </w:r>
      </w:del>
      <w:r w:rsidDel="00000000" w:rsidR="00000000" w:rsidRPr="00000000">
        <w:rPr>
          <w:rtl w:val="0"/>
        </w:rPr>
        <w:t xml:space="preserve"> near-isotropic voxel</w:t>
      </w:r>
      <w:del w:author="Gunar Fabig" w:id="21" w:date="2026-06-15T08:01:50Z">
        <w:r w:rsidDel="00000000" w:rsidR="00000000" w:rsidRPr="00000000">
          <w:rPr>
            <w:rtl w:val="0"/>
          </w:rPr>
          <w:delText xml:space="preserve">s</w:delText>
        </w:r>
      </w:del>
      <w:ins w:author="Gunar Fabig" w:id="21" w:date="2026-06-15T08:01:50Z">
        <w:r w:rsidDel="00000000" w:rsidR="00000000" w:rsidRPr="00000000">
          <w:rPr>
            <w:rtl w:val="0"/>
          </w:rPr>
          <w:t xml:space="preserve"> resoltuion</w:t>
        </w:r>
      </w:ins>
      <w:commentRangeEnd w:id="32"/>
      <w:r w:rsidDel="00000000" w:rsidR="00000000" w:rsidRPr="00000000">
        <w:commentReference w:id="32"/>
      </w:r>
      <w:r w:rsidDel="00000000" w:rsidR="00000000" w:rsidRPr="00000000">
        <w:rPr>
          <w:rtl w:val="0"/>
        </w:rPr>
        <w:t xml:space="preserve">; second, serial block-face SEM (SBF-SEM), which uses a diamond knife inside the SEM and produces anisotropic stacks with thicker z-spacing; and third, serial-section TEM (</w:t>
      </w:r>
      <w:commentRangeStart w:id="33"/>
      <w:r w:rsidDel="00000000" w:rsidR="00000000" w:rsidRPr="00000000">
        <w:rPr>
          <w:rtl w:val="0"/>
        </w:rPr>
        <w:t xml:space="preserve">ser-sec</w:t>
      </w:r>
      <w:commentRangeEnd w:id="33"/>
      <w:r w:rsidDel="00000000" w:rsidR="00000000" w:rsidRPr="00000000">
        <w:commentReference w:id="33"/>
      </w:r>
      <w:r w:rsidDel="00000000" w:rsidR="00000000" w:rsidRPr="00000000">
        <w:rPr>
          <w:rtl w:val="0"/>
        </w:rPr>
        <w:t xml:space="preserve">TEM) or </w:t>
      </w:r>
      <w:del w:author="Gunar Fabig" w:id="22" w:date="2026-06-15T08:06:31Z">
        <w:commentRangeStart w:id="34"/>
        <w:r w:rsidDel="00000000" w:rsidR="00000000" w:rsidRPr="00000000">
          <w:rPr>
            <w:rtl w:val="0"/>
          </w:rPr>
          <w:delText xml:space="preserve">array </w:delText>
        </w:r>
      </w:del>
      <w:r w:rsidDel="00000000" w:rsidR="00000000" w:rsidRPr="00000000">
        <w:rPr>
          <w:rtl w:val="0"/>
        </w:rPr>
        <w:t xml:space="preserve">tomography</w:t>
      </w:r>
      <w:commentRangeEnd w:id="34"/>
      <w:r w:rsidDel="00000000" w:rsidR="00000000" w:rsidRPr="00000000">
        <w:commentReference w:id="34"/>
      </w:r>
      <w:r w:rsidDel="00000000" w:rsidR="00000000" w:rsidRPr="00000000">
        <w:rPr>
          <w:rtl w:val="0"/>
        </w:rPr>
        <w:t xml:space="preserve">, which produces sections</w:t>
      </w:r>
      <w:ins w:author="Gunar Fabig" w:id="23" w:date="2026-06-15T08:06:57Z">
        <w:r w:rsidDel="00000000" w:rsidR="00000000" w:rsidRPr="00000000">
          <w:rPr>
            <w:rtl w:val="0"/>
          </w:rPr>
          <w:t xml:space="preserve"> that get</w:t>
        </w:r>
      </w:ins>
      <w:r w:rsidDel="00000000" w:rsidR="00000000" w:rsidRPr="00000000">
        <w:rPr>
          <w:rtl w:val="0"/>
        </w:rPr>
        <w:t xml:space="preserve"> imaged separately and </w:t>
      </w:r>
      <w:ins w:author="Gunar Fabig" w:id="24" w:date="2026-06-15T08:07:04Z">
        <w:r w:rsidDel="00000000" w:rsidR="00000000" w:rsidRPr="00000000">
          <w:rPr>
            <w:rtl w:val="0"/>
          </w:rPr>
          <w:t xml:space="preserve">are </w:t>
        </w:r>
      </w:ins>
      <w:r w:rsidDel="00000000" w:rsidR="00000000" w:rsidRPr="00000000">
        <w:rPr>
          <w:rtl w:val="0"/>
        </w:rPr>
        <w:t xml:space="preserve">aligned </w:t>
      </w:r>
      <w:ins w:author="Gunar Fabig" w:id="25" w:date="2026-06-15T08:07:08Z">
        <w:r w:rsidDel="00000000" w:rsidR="00000000" w:rsidRPr="00000000">
          <w:rPr>
            <w:rtl w:val="0"/>
          </w:rPr>
          <w:t xml:space="preserve">afterwards</w:t>
        </w:r>
      </w:ins>
      <w:del w:author="Gunar Fabig" w:id="25" w:date="2026-06-15T08:07:08Z">
        <w:r w:rsidDel="00000000" w:rsidR="00000000" w:rsidRPr="00000000">
          <w:rPr>
            <w:rtl w:val="0"/>
          </w:rPr>
          <w:delText xml:space="preserve">post-hoc</w:delText>
        </w:r>
      </w:del>
      <w:r w:rsidDel="00000000" w:rsidR="00000000" w:rsidRPr="00000000">
        <w:rPr>
          <w:rtl w:val="0"/>
        </w:rPr>
        <w:t xml:space="preserve">. The three modalities differ in </w:t>
      </w:r>
      <w:ins w:author="Gunar Fabig" w:id="26" w:date="2026-06-15T08:07:39Z">
        <w:r w:rsidDel="00000000" w:rsidR="00000000" w:rsidRPr="00000000">
          <w:rPr>
            <w:rtl w:val="0"/>
          </w:rPr>
          <w:t xml:space="preserve">sample preparation, </w:t>
        </w:r>
      </w:ins>
      <w:r w:rsidDel="00000000" w:rsidR="00000000" w:rsidRPr="00000000">
        <w:rPr>
          <w:rtl w:val="0"/>
        </w:rPr>
        <w:t xml:space="preserve">z-resolution, contrast, artefacts, and SNR, </w:t>
      </w:r>
      <w:ins w:author="Gunar Fabig" w:id="27" w:date="2026-06-15T08:08:04Z">
        <w:r w:rsidDel="00000000" w:rsidR="00000000" w:rsidRPr="00000000">
          <w:rPr>
            <w:rtl w:val="0"/>
          </w:rPr>
          <w:t xml:space="preserve">therefore</w:t>
        </w:r>
      </w:ins>
      <w:del w:author="Gunar Fabig" w:id="27" w:date="2026-06-15T08:08:04Z">
        <w:r w:rsidDel="00000000" w:rsidR="00000000" w:rsidRPr="00000000">
          <w:rPr>
            <w:rtl w:val="0"/>
          </w:rPr>
          <w:delText xml:space="preserve">and </w:delText>
        </w:r>
      </w:del>
      <w:ins w:author="Gunar Fabig" w:id="27" w:date="2026-06-15T08:08:04Z">
        <w:r w:rsidDel="00000000" w:rsidR="00000000" w:rsidRPr="00000000">
          <w:rPr>
            <w:rtl w:val="0"/>
          </w:rPr>
          <w:t xml:space="preserve"> </w:t>
        </w:r>
      </w:ins>
      <w:r w:rsidDel="00000000" w:rsidR="00000000" w:rsidRPr="00000000">
        <w:rPr>
          <w:rtl w:val="0"/>
        </w:rPr>
        <w:t xml:space="preserve">segmentation tools often do not transfer cleanly between them.</w:t>
      </w:r>
    </w:p>
    <w:p w:rsidR="00000000" w:rsidDel="00000000" w:rsidP="00000000" w:rsidRDefault="00000000" w:rsidRPr="00000000" w14:paraId="00000081">
      <w:pPr>
        <w:rPr/>
      </w:pPr>
      <w:commentRangeStart w:id="35"/>
      <w:r w:rsidDel="00000000" w:rsidR="00000000" w:rsidRPr="00000000">
        <w:rPr>
          <w:rtl w:val="0"/>
        </w:rPr>
      </w:r>
    </w:p>
    <w:p w:rsidR="00000000" w:rsidDel="00000000" w:rsidP="00000000" w:rsidRDefault="00000000" w:rsidRPr="00000000" w14:paraId="00000082">
      <w:pPr>
        <w:rPr/>
      </w:pPr>
      <w:commentRangeEnd w:id="35"/>
      <w:r w:rsidDel="00000000" w:rsidR="00000000" w:rsidRPr="00000000">
        <w:commentReference w:id="35"/>
      </w:r>
      <w:r w:rsidDel="00000000" w:rsidR="00000000" w:rsidRPr="00000000">
        <w:rPr>
          <w:rtl w:val="0"/>
        </w:rPr>
        <w:t xml:space="preserve">Compared to cryo-ET, vEM has higher SNR (samples are heavy-metal stained for contrast) and dramatically more data. A typical FIB-SEM dataset is tens of gigabytes, and connectomics SBF-SEM datasets reach the petabyte. The community's two largest practical questions are: what trained model can I run on my data without retraining, and how do I generate labels efficiently when retraining is needed.</w:t>
      </w:r>
    </w:p>
    <w:p w:rsidR="00000000" w:rsidDel="00000000" w:rsidP="00000000" w:rsidRDefault="00000000" w:rsidRPr="00000000" w14:paraId="00000083">
      <w:pPr>
        <w:pStyle w:val="Heading2"/>
        <w:numPr>
          <w:ilvl w:val="1"/>
          <w:numId w:val="14"/>
        </w:numPr>
        <w:ind w:left="810" w:hanging="360"/>
        <w:rPr/>
      </w:pPr>
      <w:bookmarkStart w:colFirst="0" w:colLast="0" w:name="_mg5t6v1ykyay" w:id="21"/>
      <w:bookmarkEnd w:id="21"/>
      <w:r w:rsidDel="00000000" w:rsidR="00000000" w:rsidRPr="00000000">
        <w:rPr>
          <w:rtl w:val="0"/>
        </w:rPr>
        <w:t xml:space="preserve">Foundation architectures and "just train it" baselines</w:t>
      </w:r>
    </w:p>
    <w:p w:rsidR="00000000" w:rsidDel="00000000" w:rsidP="00000000" w:rsidRDefault="00000000" w:rsidRPr="00000000" w14:paraId="00000084">
      <w:pPr>
        <w:rPr/>
      </w:pPr>
      <w:r w:rsidDel="00000000" w:rsidR="00000000" w:rsidRPr="00000000">
        <w:rPr>
          <w:rtl w:val="0"/>
        </w:rPr>
        <w:t xml:space="preserve">Where cryo-ET segmentation has converged on tool-per-target choices (</w:t>
      </w:r>
      <w:r w:rsidDel="00000000" w:rsidR="00000000" w:rsidRPr="00000000">
        <w:rPr>
          <w:b w:val="1"/>
          <w:bCs w:val="1"/>
          <w:rtl w:val="0"/>
        </w:rPr>
        <w:t xml:space="preserve">Tab. 4.2</w:t>
      </w:r>
      <w:r w:rsidDel="00000000" w:rsidR="00000000" w:rsidRPr="00000000">
        <w:rPr>
          <w:rtl w:val="0"/>
        </w:rPr>
        <w:t xml:space="preserve">), vEM segmentation has a strong tradition of training fresh networks for each project. The two architectures that dominate this practice are the 3D U-Net (Çiçek et al., 2016) and nnU-Net (Isensee et al., 2021). The 3D U-Net underlies almost every vEM segmentation tool in production. nnU-Net wraps the U-Net family with automatic configuration of network depth, patch size, and training hyperparameters; its contribution is not a new architecture but the observation that careful, dataset-aware defaults can outperform most published task-specific models without manual tuning. For a project with labelled training data, nnU-Net is the appropriate first attempt and a strong baseline for any new method comparison.</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Two other architectures cover cases where the segmentation target has predictable geometry. Cellpose (Stringer et al., 2021), originally developed for fluorescence cell segmentation, has been retrained and adapted across EM datasets and handles cell-like and round-object segmentation as well as any dedicated tool. Stardist (Schmidt et al., 2018) is optimized for convex or star-convex objects (nuclei, some organelles) and trains efficiently on small label sets. Both began in light microscopy and now operate in EM with appropriate retraining.</w:t>
      </w:r>
    </w:p>
    <w:p w:rsidR="00000000" w:rsidDel="00000000" w:rsidP="00000000" w:rsidRDefault="00000000" w:rsidRPr="00000000" w14:paraId="00000087">
      <w:pPr>
        <w:pStyle w:val="Heading2"/>
        <w:numPr>
          <w:ilvl w:val="1"/>
          <w:numId w:val="14"/>
        </w:numPr>
        <w:ind w:left="810" w:hanging="360"/>
        <w:rPr>
          <w:u w:val="none"/>
        </w:rPr>
      </w:pPr>
      <w:bookmarkStart w:colFirst="0" w:colLast="0" w:name="_nvlwq94icmlb" w:id="22"/>
      <w:bookmarkEnd w:id="22"/>
      <w:r w:rsidDel="00000000" w:rsidR="00000000" w:rsidRPr="00000000">
        <w:rPr>
          <w:rtl w:val="0"/>
        </w:rPr>
        <w:t xml:space="preserve">Out-of-the-box organelle segmenters</w:t>
      </w:r>
    </w:p>
    <w:p w:rsidR="00000000" w:rsidDel="00000000" w:rsidP="00000000" w:rsidRDefault="00000000" w:rsidRPr="00000000" w14:paraId="00000088">
      <w:pPr>
        <w:rPr/>
      </w:pPr>
      <w:r w:rsidDel="00000000" w:rsidR="00000000" w:rsidRPr="00000000">
        <w:rPr>
          <w:rtl w:val="0"/>
        </w:rPr>
        <w:t xml:space="preserve">For specific organelle classes, the field has converged on a small number of pretrained models that work without retraining on most datasets.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numPr>
          <w:ilvl w:val="0"/>
          <w:numId w:val="7"/>
        </w:numPr>
        <w:ind w:left="720" w:hanging="360"/>
        <w:rPr>
          <w:u w:val="none"/>
        </w:rPr>
      </w:pPr>
      <w:r w:rsidDel="00000000" w:rsidR="00000000" w:rsidRPr="00000000">
        <w:rPr>
          <w:b w:val="1"/>
          <w:bCs w:val="1"/>
          <w:rtl w:val="0"/>
        </w:rPr>
        <w:t xml:space="preserve">MitoNet</w:t>
      </w:r>
      <w:r w:rsidDel="00000000" w:rsidR="00000000" w:rsidRPr="00000000">
        <w:rPr>
          <w:rtl w:val="0"/>
        </w:rPr>
        <w:t xml:space="preserve"> (Conrad et al., 2023), distributed as part of the Empanada pipeline, segments mitochondria across diverse vEM modalities (FIB-SEM, SBF-SEM, </w:t>
      </w:r>
      <w:commentRangeStart w:id="36"/>
      <w:r w:rsidDel="00000000" w:rsidR="00000000" w:rsidRPr="00000000">
        <w:rPr>
          <w:rtl w:val="0"/>
        </w:rPr>
        <w:t xml:space="preserve">ser-secTEM</w:t>
      </w:r>
      <w:commentRangeEnd w:id="36"/>
      <w:r w:rsidDel="00000000" w:rsidR="00000000" w:rsidRPr="00000000">
        <w:commentReference w:id="36"/>
      </w:r>
      <w:r w:rsidDel="00000000" w:rsidR="00000000" w:rsidRPr="00000000">
        <w:rPr>
          <w:rtl w:val="0"/>
        </w:rPr>
        <w:t xml:space="preserve">) without per-dataset retraining. It is the reference for multi-modality pretrained models in vEM, and the </w:t>
      </w:r>
      <w:r w:rsidDel="00000000" w:rsidR="00000000" w:rsidRPr="00000000">
        <w:rPr>
          <w:highlight w:val="red"/>
          <w:rtl w:val="0"/>
          <w:rPrChange w:author="Gunar Fabig" w:id="28" w:date="2026-06-15T06:36:11Z">
            <w:rPr/>
          </w:rPrChange>
        </w:rPr>
        <w:t xml:space="preserve">natural choice</w:t>
      </w:r>
      <w:r w:rsidDel="00000000" w:rsidR="00000000" w:rsidRPr="00000000">
        <w:rPr>
          <w:rtl w:val="0"/>
        </w:rPr>
        <w:t xml:space="preserve"> for any project where mitochondrial counts, volumes, or contact analyses are part of the readout.</w:t>
      </w:r>
    </w:p>
    <w:p w:rsidR="00000000" w:rsidDel="00000000" w:rsidP="00000000" w:rsidRDefault="00000000" w:rsidRPr="00000000" w14:paraId="0000008B">
      <w:pPr>
        <w:ind w:left="720" w:firstLine="0"/>
        <w:rPr/>
      </w:pPr>
      <w:r w:rsidDel="00000000" w:rsidR="00000000" w:rsidRPr="00000000">
        <w:rPr>
          <w:rtl w:val="0"/>
        </w:rPr>
      </w:r>
    </w:p>
    <w:p w:rsidR="00000000" w:rsidDel="00000000" w:rsidP="00000000" w:rsidRDefault="00000000" w:rsidRPr="00000000" w14:paraId="0000008C">
      <w:pPr>
        <w:numPr>
          <w:ilvl w:val="0"/>
          <w:numId w:val="7"/>
        </w:numPr>
        <w:ind w:left="720" w:hanging="360"/>
        <w:rPr>
          <w:u w:val="none"/>
        </w:rPr>
      </w:pPr>
      <w:r w:rsidDel="00000000" w:rsidR="00000000" w:rsidRPr="00000000">
        <w:rPr>
          <w:b w:val="1"/>
          <w:bCs w:val="1"/>
          <w:rtl w:val="0"/>
        </w:rPr>
        <w:t xml:space="preserve">CellMap</w:t>
      </w:r>
      <w:r w:rsidDel="00000000" w:rsidR="00000000" w:rsidRPr="00000000">
        <w:rPr>
          <w:rtl w:val="0"/>
        </w:rPr>
        <w:t xml:space="preserve"> (Heinrich et al., 2021), produced by the Janelia COSEM project and distributed through the OpenOrganelle portal, extends the same idea to most major organelles (ER, Golgi, lysosomes, endosomes, peroxisomes, microtubules) in whole-cell FIB-SEM datasets. CellMap is the standard benchmark for new whole-cell vEM segmentation work, and the OpenOrganelle portal hosts both the trained models and the annotated reference datasets, which has accelerated method development across the field.</w:t>
      </w:r>
    </w:p>
    <w:p w:rsidR="00000000" w:rsidDel="00000000" w:rsidP="00000000" w:rsidRDefault="00000000" w:rsidRPr="00000000" w14:paraId="0000008D">
      <w:pPr>
        <w:ind w:left="720" w:firstLine="0"/>
        <w:rPr/>
      </w:pPr>
      <w:r w:rsidDel="00000000" w:rsidR="00000000" w:rsidRPr="00000000">
        <w:rPr>
          <w:rtl w:val="0"/>
        </w:rPr>
      </w:r>
    </w:p>
    <w:p w:rsidR="00000000" w:rsidDel="00000000" w:rsidP="00000000" w:rsidRDefault="00000000" w:rsidRPr="00000000" w14:paraId="0000008E">
      <w:pPr>
        <w:numPr>
          <w:ilvl w:val="0"/>
          <w:numId w:val="7"/>
        </w:numPr>
        <w:ind w:left="720" w:hanging="360"/>
        <w:rPr>
          <w:u w:val="none"/>
        </w:rPr>
      </w:pPr>
      <w:r w:rsidDel="00000000" w:rsidR="00000000" w:rsidRPr="00000000">
        <w:rPr>
          <w:b w:val="1"/>
          <w:bCs w:val="1"/>
          <w:rtl w:val="0"/>
        </w:rPr>
        <w:t xml:space="preserve">PlantSeg</w:t>
      </w:r>
      <w:r w:rsidDel="00000000" w:rsidR="00000000" w:rsidRPr="00000000">
        <w:rPr>
          <w:rtl w:val="0"/>
        </w:rPr>
        <w:t xml:space="preserve"> (Wolny et al., 2020) addresses tissue-level cell segmentation in samples with thin boundaries. Plant tissues being the original context, though the method extends to FIB-SEM of animal epithelia after retraining. It is the appropriate choice when the segmentation target is cell-cell boundaries rather than cell interiors.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2"/>
        <w:numPr>
          <w:ilvl w:val="1"/>
          <w:numId w:val="14"/>
        </w:numPr>
        <w:ind w:left="810" w:hanging="360"/>
        <w:rPr>
          <w:u w:val="none"/>
        </w:rPr>
      </w:pPr>
      <w:bookmarkStart w:colFirst="0" w:colLast="0" w:name="_za857v2t6bs" w:id="23"/>
      <w:bookmarkEnd w:id="23"/>
      <w:r w:rsidDel="00000000" w:rsidR="00000000" w:rsidRPr="00000000">
        <w:rPr>
          <w:rtl w:val="0"/>
        </w:rPr>
        <w:t xml:space="preserve">EM-domain foundation models and interactive tools</w:t>
      </w:r>
    </w:p>
    <w:p w:rsidR="00000000" w:rsidDel="00000000" w:rsidP="00000000" w:rsidRDefault="00000000" w:rsidRPr="00000000" w14:paraId="00000091">
      <w:pPr>
        <w:rPr/>
      </w:pPr>
      <w:r w:rsidDel="00000000" w:rsidR="00000000" w:rsidRPr="00000000">
        <w:rPr>
          <w:rtl w:val="0"/>
        </w:rPr>
        <w:t xml:space="preserve">The challenge that motivates the next family of tools is labelling cost. A vEM project may require thousands of labelled instances; manual annotation at this scale is prohibitive (</w:t>
      </w:r>
      <w:r w:rsidDel="00000000" w:rsidR="00000000" w:rsidRPr="00000000">
        <w:rPr>
          <w:b w:val="1"/>
          <w:bCs w:val="1"/>
          <w:rtl w:val="0"/>
        </w:rPr>
        <w:t xml:space="preserve">Tab. 4.1 - 4.2</w:t>
      </w:r>
      <w:r w:rsidDel="00000000" w:rsidR="00000000" w:rsidRPr="00000000">
        <w:rPr>
          <w:rtl w:val="0"/>
        </w:rPr>
        <w:t xml:space="preserve">). Two recent directions reduce the burden.</w:t>
      </w:r>
    </w:p>
    <w:p w:rsidR="00000000" w:rsidDel="00000000" w:rsidP="00000000" w:rsidRDefault="00000000" w:rsidRPr="00000000" w14:paraId="00000092">
      <w:pPr>
        <w:rPr>
          <w:b w:val="1"/>
          <w:bCs w:val="1"/>
        </w:rPr>
      </w:pPr>
      <w:r w:rsidDel="00000000" w:rsidR="00000000" w:rsidRPr="00000000">
        <w:rPr>
          <w:rtl w:val="0"/>
        </w:rPr>
      </w:r>
    </w:p>
    <w:p w:rsidR="00000000" w:rsidDel="00000000" w:rsidP="00000000" w:rsidRDefault="00000000" w:rsidRPr="00000000" w14:paraId="00000093">
      <w:pPr>
        <w:numPr>
          <w:ilvl w:val="0"/>
          <w:numId w:val="10"/>
        </w:numPr>
        <w:ind w:left="720" w:hanging="360"/>
        <w:rPr>
          <w:u w:val="none"/>
        </w:rPr>
      </w:pPr>
      <w:r w:rsidDel="00000000" w:rsidR="00000000" w:rsidRPr="00000000">
        <w:rPr>
          <w:b w:val="1"/>
          <w:bCs w:val="1"/>
          <w:rtl w:val="0"/>
        </w:rPr>
        <w:t xml:space="preserve">CEM500K</w:t>
      </w:r>
      <w:r w:rsidDel="00000000" w:rsidR="00000000" w:rsidRPr="00000000">
        <w:rPr>
          <w:rtl w:val="0"/>
        </w:rPr>
        <w:t xml:space="preserve"> (Conrad et al., 2021) is not itself a tool but a large-scale, diverse EM pretraining dataset and a set of pretrained encoders trained on it. The argument is that an EM-trained representation transfers better to a new vEM task than an ImageNet-trained representation, and the empirical evidence supports this for segmentation tasks where labels are limited. CEM500K's models are now the standard backbone for fine-tuning vEM segmentation networks with small label sets.</w:t>
      </w:r>
    </w:p>
    <w:p w:rsidR="00000000" w:rsidDel="00000000" w:rsidP="00000000" w:rsidRDefault="00000000" w:rsidRPr="00000000" w14:paraId="00000094">
      <w:pPr>
        <w:ind w:left="720" w:firstLine="0"/>
        <w:rPr/>
      </w:pPr>
      <w:r w:rsidDel="00000000" w:rsidR="00000000" w:rsidRPr="00000000">
        <w:rPr>
          <w:rtl w:val="0"/>
        </w:rPr>
      </w:r>
    </w:p>
    <w:p w:rsidR="00000000" w:rsidDel="00000000" w:rsidP="00000000" w:rsidRDefault="00000000" w:rsidRPr="00000000" w14:paraId="00000095">
      <w:pPr>
        <w:numPr>
          <w:ilvl w:val="0"/>
          <w:numId w:val="10"/>
        </w:numPr>
        <w:ind w:left="720" w:hanging="360"/>
        <w:rPr>
          <w:u w:val="none"/>
        </w:rPr>
      </w:pPr>
      <w:r w:rsidDel="00000000" w:rsidR="00000000" w:rsidRPr="00000000">
        <w:rPr>
          <w:b w:val="1"/>
          <w:bCs w:val="1"/>
          <w:rtl w:val="0"/>
        </w:rPr>
        <w:t xml:space="preserve">MicroSAM</w:t>
      </w:r>
      <w:r w:rsidDel="00000000" w:rsidR="00000000" w:rsidRPr="00000000">
        <w:rPr>
          <w:rtl w:val="0"/>
        </w:rPr>
        <w:t xml:space="preserve"> (Archit et al., 2025) adapts the Segment Anything Model (SAM; Kirillov et al., 2023) for </w:t>
      </w:r>
      <w:commentRangeStart w:id="37"/>
      <w:r w:rsidDel="00000000" w:rsidR="00000000" w:rsidRPr="00000000">
        <w:rPr>
          <w:rtl w:val="0"/>
        </w:rPr>
        <w:t xml:space="preserve">EM</w:t>
      </w:r>
      <w:commentRangeEnd w:id="37"/>
      <w:r w:rsidDel="00000000" w:rsidR="00000000" w:rsidRPr="00000000">
        <w:commentReference w:id="37"/>
      </w:r>
      <w:r w:rsidDel="00000000" w:rsidR="00000000" w:rsidRPr="00000000">
        <w:rPr>
          <w:rtl w:val="0"/>
        </w:rPr>
        <w:t xml:space="preserve">, with both 2D and volumetric interactive segmentation. The user clicks or draws on one slice. MicroSAM propagates the segmentation through the volume, internally via SAM 2 (Ravi et al., 2024), and refines from minimal additional feedback. For exploratory annotation and label generation it has largely replaced manual tools at facilities that have adopted it; for production segmentation it is best used as a label generator feeding nnU-Net or a CEM500K-pretrained network rather than as an inference engine in its own right.</w:t>
      </w:r>
    </w:p>
    <w:p w:rsidR="00000000" w:rsidDel="00000000" w:rsidP="00000000" w:rsidRDefault="00000000" w:rsidRPr="00000000" w14:paraId="00000096">
      <w:pPr>
        <w:ind w:left="720" w:firstLine="0"/>
        <w:rPr/>
      </w:pPr>
      <w:r w:rsidDel="00000000" w:rsidR="00000000" w:rsidRPr="00000000">
        <w:rPr>
          <w:rtl w:val="0"/>
        </w:rPr>
        <w:t xml:space="preserve"> </w:t>
      </w:r>
    </w:p>
    <w:p w:rsidR="00000000" w:rsidDel="00000000" w:rsidP="00000000" w:rsidRDefault="00000000" w:rsidRPr="00000000" w14:paraId="00000097">
      <w:pPr>
        <w:numPr>
          <w:ilvl w:val="0"/>
          <w:numId w:val="10"/>
        </w:numPr>
        <w:ind w:left="720" w:hanging="360"/>
        <w:rPr>
          <w:u w:val="none"/>
        </w:rPr>
      </w:pPr>
      <w:r w:rsidDel="00000000" w:rsidR="00000000" w:rsidRPr="00000000">
        <w:rPr>
          <w:b w:val="1"/>
          <w:bCs w:val="1"/>
          <w:rtl w:val="0"/>
        </w:rPr>
        <w:t xml:space="preserve">Cellpose-SAM</w:t>
      </w:r>
      <w:r w:rsidDel="00000000" w:rsidR="00000000" w:rsidRPr="00000000">
        <w:rPr>
          <w:rtl w:val="0"/>
        </w:rPr>
        <w:t xml:space="preserve"> (Pachitariu et al., 2025) takes the complementary approach of building a SAM-grade backbone into Cellpose's flow-based instance recognition.</w:t>
      </w:r>
    </w:p>
    <w:p w:rsidR="00000000" w:rsidDel="00000000" w:rsidP="00000000" w:rsidRDefault="00000000" w:rsidRPr="00000000" w14:paraId="00000098">
      <w:pPr>
        <w:ind w:left="720" w:firstLine="0"/>
        <w:rPr/>
      </w:pPr>
      <w:r w:rsidDel="00000000" w:rsidR="00000000" w:rsidRPr="00000000">
        <w:rPr>
          <w:rtl w:val="0"/>
        </w:rPr>
      </w:r>
    </w:p>
    <w:p w:rsidR="00000000" w:rsidDel="00000000" w:rsidP="00000000" w:rsidRDefault="00000000" w:rsidRPr="00000000" w14:paraId="00000099">
      <w:pPr>
        <w:numPr>
          <w:ilvl w:val="0"/>
          <w:numId w:val="10"/>
        </w:numPr>
        <w:ind w:left="720" w:hanging="360"/>
        <w:rPr>
          <w:u w:val="none"/>
        </w:rPr>
      </w:pPr>
      <w:r w:rsidDel="00000000" w:rsidR="00000000" w:rsidRPr="00000000">
        <w:rPr>
          <w:b w:val="1"/>
          <w:bCs w:val="1"/>
          <w:rtl w:val="0"/>
        </w:rPr>
        <w:t xml:space="preserve">Ilastik</w:t>
      </w:r>
      <w:r w:rsidDel="00000000" w:rsidR="00000000" w:rsidRPr="00000000">
        <w:rPr>
          <w:rtl w:val="0"/>
        </w:rPr>
        <w:t xml:space="preserve"> (Berg et al., 2019) predates the deep-learning era and remains useful as a no-deep-learning baseline. It uses an interactive random forest trained from user-drawn pixel labels and runs without a GPU. For small projects, fast prototypes, and exploratory segmentation where the data is too limited to motivate a 3D U-Net, Ilastik is the appropriate first attempt.</w:t>
      </w:r>
    </w:p>
    <w:p w:rsidR="00000000" w:rsidDel="00000000" w:rsidP="00000000" w:rsidRDefault="00000000" w:rsidRPr="00000000" w14:paraId="0000009A">
      <w:pPr>
        <w:ind w:left="720" w:firstLine="0"/>
        <w:rPr/>
      </w:pPr>
      <w:r w:rsidDel="00000000" w:rsidR="00000000" w:rsidRPr="00000000">
        <w:rPr>
          <w:rtl w:val="0"/>
        </w:rPr>
      </w:r>
    </w:p>
    <w:p w:rsidR="00000000" w:rsidDel="00000000" w:rsidP="00000000" w:rsidRDefault="00000000" w:rsidRPr="00000000" w14:paraId="0000009B">
      <w:pPr>
        <w:numPr>
          <w:ilvl w:val="0"/>
          <w:numId w:val="10"/>
        </w:numPr>
        <w:ind w:left="720" w:hanging="360"/>
        <w:rPr>
          <w:u w:val="none"/>
        </w:rPr>
      </w:pPr>
      <w:r w:rsidDel="00000000" w:rsidR="00000000" w:rsidRPr="00000000">
        <w:rPr>
          <w:b w:val="1"/>
          <w:bCs w:val="1"/>
          <w:rtl w:val="0"/>
        </w:rPr>
        <w:t xml:space="preserve">CDeep3M</w:t>
      </w:r>
      <w:r w:rsidDel="00000000" w:rsidR="00000000" w:rsidRPr="00000000">
        <w:rPr>
          <w:rtl w:val="0"/>
        </w:rPr>
        <w:t xml:space="preserve"> (Haberl et al., 2018) addresses the case where local GPU infrastructure is not available: it provides an AWS-deployable vEM segmentation pipeline. Its niche has narrowed as cloud-deployable alternatives have proliferated, but it remains the reference for that deployment model</w:t>
      </w:r>
    </w:p>
    <w:p w:rsidR="00000000" w:rsidDel="00000000" w:rsidP="00000000" w:rsidRDefault="00000000" w:rsidRPr="00000000" w14:paraId="0000009C">
      <w:pPr>
        <w:ind w:left="0" w:firstLine="0"/>
        <w:rPr/>
      </w:pPr>
      <w:r w:rsidDel="00000000" w:rsidR="00000000" w:rsidRPr="00000000">
        <w:rPr>
          <w:rtl w:val="0"/>
        </w:rPr>
      </w:r>
    </w:p>
    <w:p w:rsidR="00000000" w:rsidDel="00000000" w:rsidP="00000000" w:rsidRDefault="00000000" w:rsidRPr="00000000" w14:paraId="0000009D">
      <w:pPr>
        <w:numPr>
          <w:ilvl w:val="0"/>
          <w:numId w:val="10"/>
        </w:numPr>
        <w:ind w:left="720" w:hanging="360"/>
        <w:rPr>
          <w:ins w:author="Gunar Fabig" w:id="29" w:date="2026-06-15T13:40:56Z"/>
          <w:u w:val="none"/>
        </w:rPr>
      </w:pPr>
      <w:r w:rsidDel="00000000" w:rsidR="00000000" w:rsidRPr="00000000">
        <w:rPr>
          <w:b w:val="1"/>
          <w:bCs w:val="1"/>
          <w:rtl w:val="0"/>
        </w:rPr>
        <w:t xml:space="preserve">Amira</w:t>
      </w:r>
      <w:r w:rsidDel="00000000" w:rsidR="00000000" w:rsidRPr="00000000">
        <w:rPr>
          <w:rtl w:val="0"/>
        </w:rPr>
        <w:t xml:space="preserve"> (</w:t>
      </w:r>
      <w:commentRangeStart w:id="38"/>
      <w:commentRangeStart w:id="39"/>
      <w:commentRangeStart w:id="40"/>
      <w:commentRangeStart w:id="41"/>
      <w:r w:rsidDel="00000000" w:rsidR="00000000" w:rsidRPr="00000000">
        <w:rPr>
          <w:rtl w:val="0"/>
        </w:rPr>
        <w:t xml:space="preserve">Thermo Fisher</w:t>
      </w:r>
      <w:commentRangeEnd w:id="38"/>
      <w:r w:rsidDel="00000000" w:rsidR="00000000" w:rsidRPr="00000000">
        <w:commentReference w:id="38"/>
      </w:r>
      <w:commentRangeEnd w:id="39"/>
      <w:r w:rsidDel="00000000" w:rsidR="00000000" w:rsidRPr="00000000">
        <w:commentReference w:id="39"/>
      </w:r>
      <w:commentRangeEnd w:id="40"/>
      <w:r w:rsidDel="00000000" w:rsidR="00000000" w:rsidRPr="00000000">
        <w:commentReference w:id="40"/>
      </w:r>
      <w:commentRangeEnd w:id="41"/>
      <w:r w:rsidDel="00000000" w:rsidR="00000000" w:rsidRPr="00000000">
        <w:commentReference w:id="41"/>
      </w:r>
      <w:r w:rsidDel="00000000" w:rsidR="00000000" w:rsidRPr="00000000">
        <w:rPr>
          <w:rtl w:val="0"/>
        </w:rPr>
        <w:t xml:space="preserve">) is the dominant commercial vEM analysis platform, with integrated segmentation, quantification, and visualisation. It is widely used in biomedical-imaging labs but is closed-source.</w:t>
      </w:r>
      <w:ins w:author="Gunar Fabig" w:id="29" w:date="2026-06-15T13:40:56Z">
        <w:r w:rsidDel="00000000" w:rsidR="00000000" w:rsidRPr="00000000">
          <w:rPr>
            <w:rtl w:val="0"/>
          </w:rPr>
        </w:r>
      </w:ins>
    </w:p>
    <w:p w:rsidR="00000000" w:rsidDel="00000000" w:rsidP="00000000" w:rsidRDefault="00000000" w:rsidRPr="00000000" w14:paraId="0000009E">
      <w:pPr>
        <w:ind w:left="720" w:firstLine="0"/>
        <w:rPr>
          <w:ins w:author="Gunar Fabig" w:id="29" w:date="2026-06-15T13:40:56Z"/>
        </w:rPr>
      </w:pPr>
      <w:ins w:author="Gunar Fabig" w:id="29" w:date="2026-06-15T13:40:56Z">
        <w:r w:rsidDel="00000000" w:rsidR="00000000" w:rsidRPr="00000000">
          <w:rPr>
            <w:rtl w:val="0"/>
          </w:rPr>
        </w:r>
      </w:ins>
    </w:p>
    <w:p w:rsidR="00000000" w:rsidDel="00000000" w:rsidP="00000000" w:rsidRDefault="00000000" w:rsidRPr="00000000" w14:paraId="0000009F">
      <w:pPr>
        <w:numPr>
          <w:ilvl w:val="0"/>
          <w:numId w:val="10"/>
        </w:numPr>
        <w:ind w:left="720" w:hanging="360"/>
        <w:rPr>
          <w:u w:val="none"/>
        </w:rPr>
      </w:pPr>
      <w:ins w:author="Gunar Fabig" w:id="29" w:date="2026-06-15T13:40:56Z">
        <w:r w:rsidDel="00000000" w:rsidR="00000000" w:rsidRPr="00000000">
          <w:rPr>
            <w:rtl w:val="0"/>
          </w:rPr>
          <w:t xml:space="preserve">Add the other commercial ones here</w:t>
        </w:r>
      </w:ins>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2"/>
        <w:numPr>
          <w:ilvl w:val="1"/>
          <w:numId w:val="14"/>
        </w:numPr>
        <w:ind w:left="810" w:hanging="360"/>
        <w:rPr>
          <w:u w:val="none"/>
        </w:rPr>
      </w:pPr>
      <w:bookmarkStart w:colFirst="0" w:colLast="0" w:name="_s23lvqh6szc8" w:id="24"/>
      <w:bookmarkEnd w:id="24"/>
      <w:commentRangeStart w:id="42"/>
      <w:r w:rsidDel="00000000" w:rsidR="00000000" w:rsidRPr="00000000">
        <w:rPr>
          <w:rtl w:val="0"/>
        </w:rPr>
        <w:t xml:space="preserve">Practical recommendation</w:t>
      </w:r>
      <w:commentRangeStart w:id="43"/>
      <w:r w:rsidDel="00000000" w:rsidR="00000000" w:rsidRPr="00000000">
        <w:rPr>
          <w:rtl w:val="0"/>
        </w:rPr>
        <w:t xml:space="preserve">s</w:t>
      </w:r>
      <w:commentRangeEnd w:id="42"/>
      <w:r w:rsidDel="00000000" w:rsidR="00000000" w:rsidRPr="00000000">
        <w:commentReference w:id="42"/>
      </w:r>
      <w:commentRangeEnd w:id="43"/>
      <w:r w:rsidDel="00000000" w:rsidR="00000000" w:rsidRPr="00000000">
        <w:commentReference w:id="43"/>
      </w:r>
      <w:r w:rsidDel="00000000" w:rsidR="00000000" w:rsidRPr="00000000">
        <w:rPr>
          <w:rtl w:val="0"/>
        </w:rPr>
      </w:r>
    </w:p>
    <w:p w:rsidR="00000000" w:rsidDel="00000000" w:rsidP="00000000" w:rsidRDefault="00000000" w:rsidRPr="00000000" w14:paraId="000000A2">
      <w:pPr>
        <w:ind w:left="0" w:firstLine="0"/>
        <w:rPr/>
      </w:pPr>
      <w:r w:rsidDel="00000000" w:rsidR="00000000" w:rsidRPr="00000000">
        <w:rPr>
          <w:rtl w:val="0"/>
        </w:rPr>
        <w:t xml:space="preserve">For mitochondria, reach for MitoNet; for whole-cell organelles in FIB-SEM, reach for CellMap. For new vEM segmentation with available labels, nnU-Net is the right baseline before any custom architecture. For labelling, use MicroSAM (or Cellpose-SAM where applicable) to generate training data, then train nnU-Net on a CEM500K-pretrained backbone. Ilastik remains useful for small, exploratory, or compute-constrained </w:t>
      </w:r>
      <w:commentRangeStart w:id="44"/>
      <w:r w:rsidDel="00000000" w:rsidR="00000000" w:rsidRPr="00000000">
        <w:rPr>
          <w:rtl w:val="0"/>
        </w:rPr>
        <w:t xml:space="preserve">projects.</w:t>
      </w:r>
      <w:commentRangeEnd w:id="44"/>
      <w:r w:rsidDel="00000000" w:rsidR="00000000" w:rsidRPr="00000000">
        <w:commentReference w:id="44"/>
      </w:r>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1"/>
        <w:numPr>
          <w:ilvl w:val="0"/>
          <w:numId w:val="14"/>
        </w:numPr>
        <w:ind w:left="720" w:hanging="360"/>
        <w:rPr/>
      </w:pPr>
      <w:bookmarkStart w:colFirst="0" w:colLast="0" w:name="_qpe3g0bcwq24" w:id="25"/>
      <w:bookmarkEnd w:id="25"/>
      <w:r w:rsidDel="00000000" w:rsidR="00000000" w:rsidRPr="00000000">
        <w:rPr>
          <w:rtl w:val="0"/>
        </w:rPr>
        <w:t xml:space="preserve">Segmentation for CLEM registration</w:t>
      </w:r>
    </w:p>
    <w:p w:rsidR="00000000" w:rsidDel="00000000" w:rsidP="00000000" w:rsidRDefault="00000000" w:rsidRPr="00000000" w14:paraId="000000A4">
      <w:pPr>
        <w:ind w:left="0" w:firstLine="0"/>
        <w:rPr/>
      </w:pPr>
      <w:r w:rsidDel="00000000" w:rsidR="00000000" w:rsidRPr="00000000">
        <w:rPr>
          <w:rtl w:val="0"/>
        </w:rPr>
        <w:t xml:space="preserve">CLEM registration is the operation that places fluorescence localisations from a light-microscope image into the coordinate system of an electron-microscope image. The two images are of the same sample but taken at different times (room-temperature CLEM, where the sample is imaged in the LM, then fixed and imaged in the EM) or near-simultaneously (cryo-CLEM with integrated or near-integrated optics). Registration accuracy determines what biological claim a CLEM experiment can support: a 200 nm error means a fluorescent puncta can be assigned to a small cellular region; a 10 nm error means it can be assigned to a specific molecular complex.</w:t>
      </w:r>
    </w:p>
    <w:p w:rsidR="00000000" w:rsidDel="00000000" w:rsidP="00000000" w:rsidRDefault="00000000" w:rsidRPr="00000000" w14:paraId="000000A5">
      <w:pPr>
        <w:ind w:left="0" w:firstLine="0"/>
        <w:rPr/>
      </w:pPr>
      <w:r w:rsidDel="00000000" w:rsidR="00000000" w:rsidRPr="00000000">
        <w:rPr>
          <w:rtl w:val="0"/>
        </w:rPr>
      </w:r>
    </w:p>
    <w:p w:rsidR="00000000" w:rsidDel="00000000" w:rsidP="00000000" w:rsidRDefault="00000000" w:rsidRPr="00000000" w14:paraId="000000A6">
      <w:pPr>
        <w:ind w:left="0" w:firstLine="0"/>
        <w:rPr/>
      </w:pPr>
      <w:r w:rsidDel="00000000" w:rsidR="00000000" w:rsidRPr="00000000">
        <w:rPr>
          <w:rtl w:val="0"/>
        </w:rPr>
        <w:t xml:space="preserve">Three families of methods dominate First, landmark-based methods register using point correspondences (gold beads, fluorescent beads, or hand-picked features). Second, manual deformable methods let an expert place and adjust control points across large volumes. Third, deep-learning methods use segmented biological features (mitochondria, ER, nuclei) as a denser registration substrate, removing the need for explicit landmarks. Each is in fact a segmentation problem in disguise: classical landmark detection segments fiducial beads, manual deformable registration segments by hand, deep-learning methods segment organelles explicitly. The shift across the past decade has been from artificial landmarks toward biological features as the registration substrate, and modern CLEM registration is in practice a downstream consumer of the segmentation tools (</w:t>
      </w:r>
      <w:r w:rsidDel="00000000" w:rsidR="00000000" w:rsidRPr="00000000">
        <w:rPr>
          <w:b w:val="1"/>
          <w:bCs w:val="1"/>
          <w:rtl w:val="0"/>
        </w:rPr>
        <w:t xml:space="preserve">Tab. 5.1 - 5.3</w:t>
      </w:r>
      <w:r w:rsidDel="00000000" w:rsidR="00000000" w:rsidRPr="00000000">
        <w:rPr>
          <w:rtl w:val="0"/>
        </w:rPr>
        <w:t xml:space="preserve">).</w:t>
      </w:r>
    </w:p>
    <w:p w:rsidR="00000000" w:rsidDel="00000000" w:rsidP="00000000" w:rsidRDefault="00000000" w:rsidRPr="00000000" w14:paraId="000000A7">
      <w:pPr>
        <w:ind w:left="0" w:firstLine="0"/>
        <w:rPr/>
      </w:pPr>
      <w:r w:rsidDel="00000000" w:rsidR="00000000" w:rsidRPr="00000000">
        <w:rPr>
          <w:rtl w:val="0"/>
        </w:rPr>
      </w:r>
    </w:p>
    <w:p w:rsidR="00000000" w:rsidDel="00000000" w:rsidP="00000000" w:rsidRDefault="00000000" w:rsidRPr="00000000" w14:paraId="000000A8">
      <w:pPr>
        <w:ind w:left="0" w:firstLine="0"/>
        <w:rPr/>
      </w:pPr>
      <w:r w:rsidDel="00000000" w:rsidR="00000000" w:rsidRPr="00000000">
        <w:rPr>
          <w:rtl w:val="0"/>
        </w:rPr>
        <w:t xml:space="preserve">Before discussing the tools that operate on already-acquired data, two acquisition-time correlation tools deserve attention: 3DCT (Arnold et al., 2016) and CorRelator (Yang et al., 2021), which compute fluorescence-to-FIB and fluorescence-to-TEM correspondences at the microscope using fluorescent bead fiducials or hand-picked features. Both are widely used in cryo-CLEM workflows that target cryo-FIB lamella sites. Their output is a coarse registration accurate to tens of nanometres, but not enough for high-resolution structural interpretation.</w:t>
      </w:r>
    </w:p>
    <w:p w:rsidR="00000000" w:rsidDel="00000000" w:rsidP="00000000" w:rsidRDefault="00000000" w:rsidRPr="00000000" w14:paraId="000000A9">
      <w:pPr>
        <w:pStyle w:val="Heading2"/>
        <w:numPr>
          <w:ilvl w:val="1"/>
          <w:numId w:val="14"/>
        </w:numPr>
        <w:ind w:left="810" w:hanging="360"/>
        <w:rPr/>
      </w:pPr>
      <w:bookmarkStart w:colFirst="0" w:colLast="0" w:name="_bgkc43779sg1" w:id="26"/>
      <w:bookmarkEnd w:id="26"/>
      <w:r w:rsidDel="00000000" w:rsidR="00000000" w:rsidRPr="00000000">
        <w:rPr>
          <w:rtl w:val="0"/>
        </w:rPr>
        <w:t xml:space="preserve">Landmark-based registration</w:t>
      </w:r>
    </w:p>
    <w:p w:rsidR="00000000" w:rsidDel="00000000" w:rsidP="00000000" w:rsidRDefault="00000000" w:rsidRPr="00000000" w14:paraId="000000AA">
      <w:pPr>
        <w:ind w:left="0" w:firstLine="0"/>
        <w:rPr/>
      </w:pPr>
      <w:r w:rsidDel="00000000" w:rsidR="00000000" w:rsidRPr="00000000">
        <w:rPr>
          <w:rtl w:val="0"/>
        </w:rPr>
        <w:t xml:space="preserve">ec-CLEM (Paul-Gilloteaux et al., 2017) is the long-standing community reference for landmark-based CLEM registration. Implemented inside the Icy bioimaging platform, it supports 2D and 3D registration at both room and cryogenic temperatures using user-supplied fiducial points or segmented landmark features. The pipeline is well-validated, well-documented, and integrates with most upstream LM and EM software. ec-CLEM is the appropriate first choice for any CLEM project that has clean fiducials, and it remains the baseline against which newer methods are compared.</w:t>
      </w:r>
    </w:p>
    <w:p w:rsidR="00000000" w:rsidDel="00000000" w:rsidP="00000000" w:rsidRDefault="00000000" w:rsidRPr="00000000" w14:paraId="000000AB">
      <w:pPr>
        <w:pStyle w:val="Heading2"/>
        <w:numPr>
          <w:ilvl w:val="1"/>
          <w:numId w:val="14"/>
        </w:numPr>
        <w:ind w:left="810" w:hanging="360"/>
        <w:rPr/>
      </w:pPr>
      <w:bookmarkStart w:colFirst="0" w:colLast="0" w:name="_lycqh1oro7b1" w:id="27"/>
      <w:bookmarkEnd w:id="27"/>
      <w:r w:rsidDel="00000000" w:rsidR="00000000" w:rsidRPr="00000000">
        <w:rPr>
          <w:rtl w:val="0"/>
        </w:rPr>
        <w:t xml:space="preserve">Manual deformable registration at scale</w:t>
      </w:r>
    </w:p>
    <w:p w:rsidR="00000000" w:rsidDel="00000000" w:rsidP="00000000" w:rsidRDefault="00000000" w:rsidRPr="00000000" w14:paraId="000000AC">
      <w:pPr>
        <w:ind w:left="0" w:firstLine="0"/>
        <w:rPr/>
      </w:pPr>
      <w:commentRangeStart w:id="45"/>
      <w:r w:rsidDel="00000000" w:rsidR="00000000" w:rsidRPr="00000000">
        <w:rPr>
          <w:rtl w:val="0"/>
        </w:rPr>
        <w:t xml:space="preserve">For large vEM volumes — whole-tissue FIB-SEM, sectioned and remounted samples, </w:t>
      </w:r>
      <w:commentRangeEnd w:id="45"/>
      <w:r w:rsidDel="00000000" w:rsidR="00000000" w:rsidRPr="00000000">
        <w:commentReference w:id="45"/>
      </w:r>
      <w:r w:rsidDel="00000000" w:rsidR="00000000" w:rsidRPr="00000000">
        <w:rPr>
          <w:rtl w:val="0"/>
        </w:rPr>
        <w:t xml:space="preserve">registration must accommodate non-rigid deformations introduced by sectioning, mounting, and resin shrinkage. BigWarp (Bogovic et al., 2016) is the standard manual deformable tool. The user places control-point pairs across two images, and BigWarp computes a smooth deformation field that interpolates the correspondences. The tool runs on terabyte volumes inside the BigDataViewer framework and remains the only practical option for high-quality manual CLEM alignment of large vEM datasets. The cost is operator time; the benefit is that the human eye is hard to outperform for finding biologically meaningful correspondences in complex tissue.</w:t>
      </w:r>
    </w:p>
    <w:p w:rsidR="00000000" w:rsidDel="00000000" w:rsidP="00000000" w:rsidRDefault="00000000" w:rsidRPr="00000000" w14:paraId="000000AD">
      <w:pPr>
        <w:pStyle w:val="Heading2"/>
        <w:numPr>
          <w:ilvl w:val="1"/>
          <w:numId w:val="14"/>
        </w:numPr>
        <w:ind w:left="810" w:hanging="360"/>
        <w:rPr/>
      </w:pPr>
      <w:bookmarkStart w:colFirst="0" w:colLast="0" w:name="_2lfemaygr1vz" w:id="28"/>
      <w:bookmarkEnd w:id="28"/>
      <w:r w:rsidDel="00000000" w:rsidR="00000000" w:rsidRPr="00000000">
        <w:rPr>
          <w:rtl w:val="0"/>
        </w:rPr>
        <w:t xml:space="preserve">Deep-learning registration using segmented features</w:t>
      </w:r>
    </w:p>
    <w:p w:rsidR="00000000" w:rsidDel="00000000" w:rsidP="00000000" w:rsidRDefault="00000000" w:rsidRPr="00000000" w14:paraId="000000AE">
      <w:pPr>
        <w:ind w:left="0" w:firstLine="0"/>
        <w:rPr/>
      </w:pPr>
      <w:r w:rsidDel="00000000" w:rsidR="00000000" w:rsidRPr="00000000">
        <w:rPr>
          <w:rtl w:val="0"/>
        </w:rPr>
        <w:t xml:space="preserve">The most active direction in CLEM registration moves the human out of the loop by using biological features as the registration substrate. CLEM-Reg (Krentzel et al., 2025) is the current open-source reference. It segments organelles, typically mitochondria, ER, or nuclei, in both modalities (using MicroSAM, MitoNet, or CellMap on the EM side, and matched LM-side segmenters), then registers the segmented features rather than the raw intensities. The advantage is that organelle segmentations are robust to the dramatic difference in contrast and resolution between LM and EM, in a way that intensity-based registration is not. CLEM-Reg works without landmark beads and is the first method in this family with broad community adoption. For projects where chromatin-stained nuclei are the only feature consistent across modalities, DeepCLEM (Seifert et al., 2020) provides automated 2D CLEM registration using chromatin signal as a fiducial. It is a specialised tool but the </w:t>
      </w:r>
      <w:r w:rsidDel="00000000" w:rsidR="00000000" w:rsidRPr="00000000">
        <w:rPr>
          <w:highlight w:val="red"/>
          <w:rtl w:val="0"/>
          <w:rPrChange w:author="Gunar Fabig" w:id="30" w:date="2026-06-15T06:36:20Z">
            <w:rPr/>
          </w:rPrChange>
        </w:rPr>
        <w:t xml:space="preserve">natural choice</w:t>
      </w:r>
      <w:r w:rsidDel="00000000" w:rsidR="00000000" w:rsidRPr="00000000">
        <w:rPr>
          <w:rtl w:val="0"/>
        </w:rPr>
        <w:t xml:space="preserve"> for cell biology projects where DAPI or Hoechst is the LM channel used for registration.</w:t>
      </w:r>
    </w:p>
    <w:p w:rsidR="00000000" w:rsidDel="00000000" w:rsidP="00000000" w:rsidRDefault="00000000" w:rsidRPr="00000000" w14:paraId="000000AF">
      <w:pPr>
        <w:ind w:left="0" w:firstLine="0"/>
        <w:rPr/>
      </w:pPr>
      <w:r w:rsidDel="00000000" w:rsidR="00000000" w:rsidRPr="00000000">
        <w:rPr>
          <w:rtl w:val="0"/>
        </w:rPr>
      </w:r>
    </w:p>
    <w:p w:rsidR="00000000" w:rsidDel="00000000" w:rsidP="00000000" w:rsidRDefault="00000000" w:rsidRPr="00000000" w14:paraId="000000B0">
      <w:pPr>
        <w:pStyle w:val="Heading2"/>
        <w:numPr>
          <w:ilvl w:val="1"/>
          <w:numId w:val="14"/>
        </w:numPr>
        <w:ind w:left="810" w:hanging="360"/>
        <w:rPr/>
      </w:pPr>
      <w:bookmarkStart w:colFirst="0" w:colLast="0" w:name="_2ub8coj5n9qa" w:id="29"/>
      <w:bookmarkEnd w:id="29"/>
      <w:r w:rsidDel="00000000" w:rsidR="00000000" w:rsidRPr="00000000">
        <w:rPr>
          <w:rtl w:val="0"/>
        </w:rPr>
        <w:t xml:space="preserve">Room-temperature CLEM with target relocation</w:t>
      </w:r>
    </w:p>
    <w:p w:rsidR="00000000" w:rsidDel="00000000" w:rsidP="00000000" w:rsidRDefault="00000000" w:rsidRPr="00000000" w14:paraId="000000B1">
      <w:pPr>
        <w:ind w:left="0" w:firstLine="0"/>
        <w:rPr/>
      </w:pPr>
      <w:r w:rsidDel="00000000" w:rsidR="00000000" w:rsidRPr="00000000">
        <w:rPr>
          <w:rtl w:val="0"/>
        </w:rPr>
      </w:r>
    </w:p>
    <w:p w:rsidR="00000000" w:rsidDel="00000000" w:rsidP="00000000" w:rsidRDefault="00000000" w:rsidRPr="00000000" w14:paraId="000000B2">
      <w:pPr>
        <w:ind w:left="0" w:firstLine="0"/>
        <w:rPr/>
      </w:pPr>
      <w:r w:rsidDel="00000000" w:rsidR="00000000" w:rsidRPr="00000000">
        <w:rPr>
          <w:rtl w:val="0"/>
        </w:rPr>
        <w:t xml:space="preserve">Some CLEM workflows do not produce a single overlay image. Instead, they re-find a target identified in the LM inside a separately acquired vEM dataset. CLEMSite (Serra Lleti et al., 2023) addresses this case for FIB-SEM. Given an LM-identified cell of interest, it autonomously navigates the FIB-SEM to that cell using a combination of low-magnification SEM imaging and learned feature recognition. This makes CLEMSite the appropriate choice for room-temperature volume CLEM screens where many cells must be re-found without operator </w:t>
      </w:r>
      <w:commentRangeStart w:id="46"/>
      <w:r w:rsidDel="00000000" w:rsidR="00000000" w:rsidRPr="00000000">
        <w:rPr>
          <w:rtl w:val="0"/>
        </w:rPr>
        <w:t xml:space="preserve">intervention</w:t>
      </w:r>
      <w:commentRangeEnd w:id="46"/>
      <w:r w:rsidDel="00000000" w:rsidR="00000000" w:rsidRPr="00000000">
        <w:commentReference w:id="46"/>
      </w:r>
      <w:r w:rsidDel="00000000" w:rsidR="00000000" w:rsidRPr="00000000">
        <w:rPr>
          <w:rtl w:val="0"/>
        </w:rPr>
        <w:t xml:space="preserve">.</w:t>
      </w:r>
    </w:p>
    <w:p w:rsidR="00000000" w:rsidDel="00000000" w:rsidP="00000000" w:rsidRDefault="00000000" w:rsidRPr="00000000" w14:paraId="000000B3">
      <w:pPr>
        <w:ind w:left="0" w:firstLine="0"/>
        <w:rPr/>
      </w:pPr>
      <w:r w:rsidDel="00000000" w:rsidR="00000000" w:rsidRPr="00000000">
        <w:rPr>
          <w:rtl w:val="0"/>
        </w:rPr>
      </w:r>
    </w:p>
    <w:p w:rsidR="00000000" w:rsidDel="00000000" w:rsidP="00000000" w:rsidRDefault="00000000" w:rsidRPr="00000000" w14:paraId="000000B4">
      <w:pPr>
        <w:pStyle w:val="Heading2"/>
        <w:numPr>
          <w:ilvl w:val="1"/>
          <w:numId w:val="14"/>
        </w:numPr>
        <w:ind w:left="810" w:hanging="360"/>
        <w:rPr/>
      </w:pPr>
      <w:bookmarkStart w:colFirst="0" w:colLast="0" w:name="_8fmegy45qy4g" w:id="30"/>
      <w:bookmarkEnd w:id="30"/>
      <w:r w:rsidDel="00000000" w:rsidR="00000000" w:rsidRPr="00000000">
        <w:rPr>
          <w:rtl w:val="0"/>
        </w:rPr>
        <w:t xml:space="preserve">Practical recommendations</w:t>
      </w:r>
    </w:p>
    <w:p w:rsidR="00000000" w:rsidDel="00000000" w:rsidP="00000000" w:rsidRDefault="00000000" w:rsidRPr="00000000" w14:paraId="000000B5">
      <w:pPr>
        <w:ind w:left="0" w:firstLine="0"/>
        <w:rPr/>
      </w:pPr>
      <w:r w:rsidDel="00000000" w:rsidR="00000000" w:rsidRPr="00000000">
        <w:rPr>
          <w:rtl w:val="0"/>
        </w:rPr>
        <w:t xml:space="preserve">For most CLEM projects, the first decision is whether reliable fiducials are present. If yes, ec-CLEM is the appropriate starting point. If not, CLEM-Reg with organelle segmentation is the modern default. BigWarp handles large vEM volumes where deformable alignment by hand is acceptable. Reach for DeepCLEM when chromatin is the only consistent feature, and for CLEMSite when the workflow involves target relocation rather than overlay.</w:t>
      </w:r>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1"/>
        <w:numPr>
          <w:ilvl w:val="0"/>
          <w:numId w:val="14"/>
        </w:numPr>
        <w:ind w:left="720" w:hanging="360"/>
        <w:rPr/>
      </w:pPr>
      <w:bookmarkStart w:colFirst="0" w:colLast="0" w:name="_j10m2gpaj1e9" w:id="31"/>
      <w:bookmarkEnd w:id="31"/>
      <w:r w:rsidDel="00000000" w:rsidR="00000000" w:rsidRPr="00000000">
        <w:rPr>
          <w:rtl w:val="0"/>
        </w:rPr>
        <w:t xml:space="preserve">Foundation models in EM</w:t>
      </w:r>
    </w:p>
    <w:p w:rsidR="00000000" w:rsidDel="00000000" w:rsidP="00000000" w:rsidRDefault="00000000" w:rsidRPr="00000000" w14:paraId="000000B7">
      <w:pPr>
        <w:ind w:left="0" w:firstLine="0"/>
        <w:rPr/>
      </w:pPr>
      <w:r w:rsidDel="00000000" w:rsidR="00000000" w:rsidRPr="00000000">
        <w:rPr>
          <w:rtl w:val="0"/>
        </w:rPr>
        <w:t xml:space="preserve">A foundation model is a network trained on a large, diverse dataset such that its learned representation transfers to many downstream tasks without retraining the backbone (</w:t>
      </w:r>
      <w:r w:rsidDel="00000000" w:rsidR="00000000" w:rsidRPr="00000000">
        <w:rPr>
          <w:b w:val="1"/>
          <w:bCs w:val="1"/>
          <w:rtl w:val="0"/>
        </w:rPr>
        <w:t xml:space="preserve">Tab. 4.1</w:t>
      </w:r>
      <w:r w:rsidDel="00000000" w:rsidR="00000000" w:rsidRPr="00000000">
        <w:rPr>
          <w:rtl w:val="0"/>
        </w:rPr>
        <w:t xml:space="preserve">). The Segment Anything Model (SAM; Kirillov et al., 2023) is the canonical example for image segmentation, and SAM 2 (Ravi et al., 2024) extends the architecture to video  and, by analogy, to 3D image stacks. Neither was trained on EM data. The EM-adapted descendants discussed in earlier sections reduce per-task labelling burden and make interactive segmentation viable at scale, but they are not yet replacements for specialised pretrained models. MitoNet on mitochondria, CellMap on whole-cell organelles, and MemBrain-seg on cryo-ET membranes all outperform their SAM-adapted counterparts on their target tasks; the foundation models earn their place where a specialised model does not exist. A separate line of work uses self-supervised vision transformers as frozen feature extractors. DINOv2 (Oquab et al., 2023) is the most widely adopted; linear probes on DINOv2 features perform competitively with end-to-end-trained specialists on several recent EM segmentation benchmarks, with much lower per-task data demand. The field has not yet produced a truly EM-native foundation backbone of comparable scale; the substrate for one is being built.</w:t>
      </w:r>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1"/>
        <w:numPr>
          <w:ilvl w:val="0"/>
          <w:numId w:val="14"/>
        </w:numPr>
        <w:ind w:left="720" w:hanging="360"/>
        <w:rPr/>
      </w:pPr>
      <w:bookmarkStart w:colFirst="0" w:colLast="0" w:name="_ywthzv1cap3" w:id="32"/>
      <w:bookmarkEnd w:id="32"/>
      <w:r w:rsidDel="00000000" w:rsidR="00000000" w:rsidRPr="00000000">
        <w:rPr>
          <w:rtl w:val="0"/>
        </w:rPr>
        <w:t xml:space="preserve">Training data and pretraining substrates</w:t>
      </w:r>
    </w:p>
    <w:p w:rsidR="00000000" w:rsidDel="00000000" w:rsidP="00000000" w:rsidRDefault="00000000" w:rsidRPr="00000000" w14:paraId="000000B9">
      <w:pPr>
        <w:ind w:left="0" w:firstLine="0"/>
        <w:rPr/>
      </w:pPr>
      <w:r w:rsidDel="00000000" w:rsidR="00000000" w:rsidRPr="00000000">
        <w:rPr>
          <w:rtl w:val="0"/>
        </w:rPr>
        <w:t xml:space="preserve">ML tools are only as good as their training data. The community's collective response to the data-availability problem over the past five years has been to build shared, diverse, annotated resources rather than continuing to train one-off networks per project (Tab. 7).</w:t>
      </w:r>
    </w:p>
    <w:p w:rsidR="00000000" w:rsidDel="00000000" w:rsidP="00000000" w:rsidRDefault="00000000" w:rsidRPr="00000000" w14:paraId="000000BA">
      <w:pPr>
        <w:ind w:left="0" w:firstLine="0"/>
        <w:rPr/>
      </w:pPr>
      <w:r w:rsidDel="00000000" w:rsidR="00000000" w:rsidRPr="00000000">
        <w:rPr>
          <w:rtl w:val="0"/>
        </w:rPr>
      </w:r>
    </w:p>
    <w:p w:rsidR="00000000" w:rsidDel="00000000" w:rsidP="00000000" w:rsidRDefault="00000000" w:rsidRPr="00000000" w14:paraId="000000BB">
      <w:pPr>
        <w:numPr>
          <w:ilvl w:val="0"/>
          <w:numId w:val="11"/>
        </w:numPr>
        <w:ind w:left="720" w:hanging="360"/>
        <w:rPr>
          <w:u w:val="none"/>
        </w:rPr>
      </w:pPr>
      <w:r w:rsidDel="00000000" w:rsidR="00000000" w:rsidRPr="00000000">
        <w:rPr>
          <w:b w:val="1"/>
          <w:bCs w:val="1"/>
          <w:rtl w:val="0"/>
        </w:rPr>
        <w:t xml:space="preserve">CEM500K</w:t>
      </w:r>
      <w:r w:rsidDel="00000000" w:rsidR="00000000" w:rsidRPr="00000000">
        <w:rPr>
          <w:rtl w:val="0"/>
        </w:rPr>
        <w:t xml:space="preserve"> (Conrad et al., 2021), discussed above, is the canonical curated pretraining dataset for vEM: 500,000 images spanning multiple modalities and tissues, along with pretrained encoders that now form the standard backbone for fine-tuning vEM segmentation.</w:t>
      </w:r>
    </w:p>
    <w:p w:rsidR="00000000" w:rsidDel="00000000" w:rsidP="00000000" w:rsidRDefault="00000000" w:rsidRPr="00000000" w14:paraId="000000BC">
      <w:pPr>
        <w:ind w:left="720" w:firstLine="0"/>
        <w:rPr/>
      </w:pPr>
      <w:r w:rsidDel="00000000" w:rsidR="00000000" w:rsidRPr="00000000">
        <w:rPr>
          <w:rtl w:val="0"/>
        </w:rPr>
        <w:t xml:space="preserve"> </w:t>
      </w:r>
    </w:p>
    <w:p w:rsidR="00000000" w:rsidDel="00000000" w:rsidP="00000000" w:rsidRDefault="00000000" w:rsidRPr="00000000" w14:paraId="000000BD">
      <w:pPr>
        <w:numPr>
          <w:ilvl w:val="0"/>
          <w:numId w:val="11"/>
        </w:numPr>
        <w:ind w:left="720" w:hanging="360"/>
        <w:rPr>
          <w:u w:val="none"/>
        </w:rPr>
      </w:pPr>
      <w:r w:rsidDel="00000000" w:rsidR="00000000" w:rsidRPr="00000000">
        <w:rPr>
          <w:b w:val="1"/>
          <w:bCs w:val="1"/>
          <w:rtl w:val="0"/>
        </w:rPr>
        <w:t xml:space="preserve">CryoET Data Portal</w:t>
      </w:r>
      <w:r w:rsidDel="00000000" w:rsidR="00000000" w:rsidRPr="00000000">
        <w:rPr>
          <w:rtl w:val="0"/>
        </w:rPr>
        <w:t xml:space="preserve"> (Ermel et al., 2024), maintained by the Chan Zuckerberg Imaging Institute, plays the analogous role for cryo-electron tomography: open access to thousands of curated tilt series and tomograms with growing annotation coverage. Both build on top of the broader EM data infrastructure.</w:t>
      </w:r>
    </w:p>
    <w:p w:rsidR="00000000" w:rsidDel="00000000" w:rsidP="00000000" w:rsidRDefault="00000000" w:rsidRPr="00000000" w14:paraId="000000BE">
      <w:pPr>
        <w:ind w:left="720" w:firstLine="0"/>
        <w:rPr/>
      </w:pPr>
      <w:r w:rsidDel="00000000" w:rsidR="00000000" w:rsidRPr="00000000">
        <w:rPr>
          <w:rtl w:val="0"/>
        </w:rPr>
      </w:r>
    </w:p>
    <w:p w:rsidR="00000000" w:rsidDel="00000000" w:rsidP="00000000" w:rsidRDefault="00000000" w:rsidRPr="00000000" w14:paraId="000000BF">
      <w:pPr>
        <w:numPr>
          <w:ilvl w:val="0"/>
          <w:numId w:val="11"/>
        </w:numPr>
        <w:ind w:left="720" w:hanging="360"/>
        <w:rPr>
          <w:u w:val="none"/>
        </w:rPr>
      </w:pPr>
      <w:r w:rsidDel="00000000" w:rsidR="00000000" w:rsidRPr="00000000">
        <w:rPr>
          <w:b w:val="1"/>
          <w:bCs w:val="1"/>
          <w:rtl w:val="0"/>
        </w:rPr>
        <w:t xml:space="preserve">Foundation models</w:t>
      </w:r>
      <w:r w:rsidDel="00000000" w:rsidR="00000000" w:rsidRPr="00000000">
        <w:rPr>
          <w:rtl w:val="0"/>
        </w:rPr>
        <w:t xml:space="preserve"> (Iudin et al., 2016) for raw datasets and Foundation models (Lawson et al., 2024) for reconstructed maps and tomograms, which together constitute the foundational substrate for EM machine learning.</w:t>
      </w:r>
    </w:p>
    <w:p w:rsidR="00000000" w:rsidDel="00000000" w:rsidP="00000000" w:rsidRDefault="00000000" w:rsidRPr="00000000" w14:paraId="000000C0">
      <w:pPr>
        <w:ind w:left="720" w:firstLine="0"/>
        <w:rPr/>
      </w:pPr>
      <w:r w:rsidDel="00000000" w:rsidR="00000000" w:rsidRPr="00000000">
        <w:rPr>
          <w:rtl w:val="0"/>
        </w:rPr>
      </w:r>
    </w:p>
    <w:p w:rsidR="00000000" w:rsidDel="00000000" w:rsidP="00000000" w:rsidRDefault="00000000" w:rsidRPr="00000000" w14:paraId="000000C1">
      <w:pPr>
        <w:numPr>
          <w:ilvl w:val="0"/>
          <w:numId w:val="11"/>
        </w:numPr>
        <w:ind w:left="720" w:hanging="360"/>
        <w:rPr>
          <w:u w:val="none"/>
        </w:rPr>
      </w:pPr>
      <w:r w:rsidDel="00000000" w:rsidR="00000000" w:rsidRPr="00000000">
        <w:rPr>
          <w:b w:val="1"/>
          <w:bCs w:val="1"/>
          <w:rtl w:val="0"/>
        </w:rPr>
        <w:t xml:space="preserve">BioImage Model Zoo </w:t>
      </w:r>
      <w:r w:rsidDel="00000000" w:rsidR="00000000" w:rsidRPr="00000000">
        <w:rPr>
          <w:rtl w:val="0"/>
        </w:rPr>
        <w:t xml:space="preserve">(Ouyang et al., 2022) is the cross-community model-sharing infrastructure for bioimage analysis, including but not limited to EM, and provides a common format for distributing trained networks across communities. </w:t>
      </w:r>
    </w:p>
    <w:p w:rsidR="00000000" w:rsidDel="00000000" w:rsidP="00000000" w:rsidRDefault="00000000" w:rsidRPr="00000000" w14:paraId="000000C2">
      <w:pPr>
        <w:ind w:left="0" w:firstLine="0"/>
        <w:rPr/>
      </w:pPr>
      <w:r w:rsidDel="00000000" w:rsidR="00000000" w:rsidRPr="00000000">
        <w:rPr>
          <w:rtl w:val="0"/>
        </w:rPr>
      </w:r>
    </w:p>
    <w:p w:rsidR="00000000" w:rsidDel="00000000" w:rsidP="00000000" w:rsidRDefault="00000000" w:rsidRPr="00000000" w14:paraId="000000C3">
      <w:pPr>
        <w:ind w:left="0" w:firstLine="0"/>
        <w:rPr/>
      </w:pPr>
      <w:r w:rsidDel="00000000" w:rsidR="00000000" w:rsidRPr="00000000">
        <w:rPr>
          <w:rtl w:val="0"/>
        </w:rPr>
        <w:t xml:space="preserve">These resources are not yet sufficient — annotation breadth is still uneven, and large modalities (SBF-SEM in particular) are underrepresented relative to FIB-SEM. However, they are the substrate on which the next generation of EM segmentation tools will be built.</w:t>
      </w:r>
    </w:p>
    <w:p w:rsidR="00000000" w:rsidDel="00000000" w:rsidP="00000000" w:rsidRDefault="00000000" w:rsidRPr="00000000" w14:paraId="000000C4">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1"/>
        <w:numPr>
          <w:ilvl w:val="0"/>
          <w:numId w:val="14"/>
        </w:numPr>
        <w:spacing w:after="0" w:afterAutospacing="0"/>
        <w:rPr>
          <w:u w:val="none"/>
        </w:rPr>
      </w:pPr>
      <w:bookmarkStart w:colFirst="0" w:colLast="0" w:name="_6vlkw4ouwusk" w:id="33"/>
      <w:bookmarkEnd w:id="33"/>
      <w:r w:rsidDel="00000000" w:rsidR="00000000" w:rsidRPr="00000000">
        <w:rPr>
          <w:rtl w:val="0"/>
        </w:rPr>
        <w:t xml:space="preserve">Outlook</w:t>
      </w:r>
    </w:p>
    <w:p w:rsidR="00000000" w:rsidDel="00000000" w:rsidP="00000000" w:rsidRDefault="00000000" w:rsidRPr="00000000" w14:paraId="000000C6">
      <w:pPr>
        <w:pStyle w:val="Heading2"/>
        <w:numPr>
          <w:ilvl w:val="1"/>
          <w:numId w:val="14"/>
        </w:numPr>
        <w:spacing w:before="0" w:beforeAutospacing="0"/>
        <w:ind w:left="810" w:hanging="360"/>
        <w:rPr/>
      </w:pPr>
      <w:bookmarkStart w:colFirst="0" w:colLast="0" w:name="_9n29tvfxul2b" w:id="34"/>
      <w:bookmarkEnd w:id="34"/>
      <w:r w:rsidDel="00000000" w:rsidR="00000000" w:rsidRPr="00000000">
        <w:rPr>
          <w:rtl w:val="0"/>
        </w:rPr>
        <w:t xml:space="preserve">What is largely solved?</w:t>
      </w:r>
    </w:p>
    <w:p w:rsidR="00000000" w:rsidDel="00000000" w:rsidP="00000000" w:rsidRDefault="00000000" w:rsidRPr="00000000" w14:paraId="000000C7">
      <w:pPr>
        <w:ind w:left="0" w:firstLine="0"/>
        <w:rPr/>
      </w:pPr>
      <w:r w:rsidDel="00000000" w:rsidR="00000000" w:rsidRPr="00000000">
        <w:rPr>
          <w:rtl w:val="0"/>
        </w:rPr>
        <w:t xml:space="preserve">Four tasks now have community-default tools that work well enough so that further methodological work is unlikely to change practice (</w:t>
      </w:r>
      <w:r w:rsidDel="00000000" w:rsidR="00000000" w:rsidRPr="00000000">
        <w:rPr>
          <w:b w:val="1"/>
          <w:bCs w:val="1"/>
          <w:rtl w:val="0"/>
        </w:rPr>
        <w:t xml:space="preserve">Fig. 2</w:t>
      </w:r>
      <w:r w:rsidDel="00000000" w:rsidR="00000000" w:rsidRPr="00000000">
        <w:rPr>
          <w:rtl w:val="0"/>
        </w:rPr>
        <w:t xml:space="preserve">). </w:t>
      </w:r>
      <w:r w:rsidDel="00000000" w:rsidR="00000000" w:rsidRPr="00000000">
        <w:rPr>
          <w:rtl w:val="0"/>
        </w:rPr>
        <w:t xml:space="preserve">1) </w:t>
      </w:r>
      <w:r w:rsidDel="00000000" w:rsidR="00000000" w:rsidRPr="00000000">
        <w:rPr>
          <w:rtl w:val="0"/>
        </w:rPr>
        <w:t xml:space="preserve">SPA particle picking on standard specimens is one. crYOLO's general model, Topaz with a few labelled micrographs, and the consensus options behind them mean that an average new SPA dataset can be picked within an hour without specialist input. 2) Mitochondrial segmentation in vEM is another. MitoNet runs out-of-the-box on FIB-SEM, SBF-SEM, and </w:t>
      </w:r>
      <w:ins w:author="Gunar Fabig" w:id="31" w:date="2026-06-15T14:32:09Z">
        <w:r w:rsidDel="00000000" w:rsidR="00000000" w:rsidRPr="00000000">
          <w:rPr>
            <w:rtl w:val="0"/>
          </w:rPr>
          <w:t xml:space="preserve">serial</w:t>
        </w:r>
      </w:ins>
      <w:del w:author="Gunar Fabig" w:id="31" w:date="2026-06-15T14:32:09Z">
        <w:r w:rsidDel="00000000" w:rsidR="00000000" w:rsidRPr="00000000">
          <w:rPr>
            <w:rtl w:val="0"/>
          </w:rPr>
          <w:delText xml:space="preserve">ser-sec</w:delText>
        </w:r>
      </w:del>
      <w:r w:rsidDel="00000000" w:rsidR="00000000" w:rsidRPr="00000000">
        <w:rPr>
          <w:rtl w:val="0"/>
        </w:rPr>
        <w:t xml:space="preserve"> TEM</w:t>
      </w:r>
      <w:ins w:author="Gunar Fabig" w:id="32" w:date="2026-06-15T14:32:18Z">
        <w:r w:rsidDel="00000000" w:rsidR="00000000" w:rsidRPr="00000000">
          <w:rPr>
            <w:rtl w:val="0"/>
          </w:rPr>
          <w:t xml:space="preserve"> sections</w:t>
        </w:r>
      </w:ins>
      <w:r w:rsidDel="00000000" w:rsidR="00000000" w:rsidRPr="00000000">
        <w:rPr>
          <w:rtl w:val="0"/>
        </w:rPr>
        <w:t xml:space="preserve"> with accuracy adequate for quantitative analysis</w:t>
      </w:r>
      <w:ins w:author="Gunar Fabig" w:id="33" w:date="2026-06-15T14:32:29Z">
        <w:r w:rsidDel="00000000" w:rsidR="00000000" w:rsidRPr="00000000">
          <w:rPr>
            <w:rtl w:val="0"/>
          </w:rPr>
          <w:t xml:space="preserve">.</w:t>
        </w:r>
      </w:ins>
      <w:r w:rsidDel="00000000" w:rsidR="00000000" w:rsidRPr="00000000">
        <w:rPr>
          <w:rtl w:val="0"/>
        </w:rPr>
        <w:t xml:space="preserve"> Replacing it would require a meaningful improvement that none of the recent entrants has demonstrated. 3) Membrane segmentation in cryo-ET is similarly close to solved for routine cases, TARDIS-EM and MemBrain-seg produces publication-quality output on cellular tomograms, and TomoSegMemTV covers the no-GPU baseline. 4) The U-Net family of architectures, finally, is the practical foundation for almost every project where labels are available; nnU-Net's automatic configuration removes most of the residual architecture-design work that used to consume early-career researchers.</w:t>
      </w:r>
    </w:p>
    <w:p w:rsidR="00000000" w:rsidDel="00000000" w:rsidP="00000000" w:rsidRDefault="00000000" w:rsidRPr="00000000" w14:paraId="000000C8">
      <w:pPr>
        <w:ind w:left="0" w:firstLine="0"/>
        <w:rPr/>
      </w:pPr>
      <w:r w:rsidDel="00000000" w:rsidR="00000000" w:rsidRPr="00000000">
        <w:rPr>
          <w:rtl w:val="0"/>
        </w:rPr>
      </w:r>
    </w:p>
    <w:p w:rsidR="00000000" w:rsidDel="00000000" w:rsidP="00000000" w:rsidRDefault="00000000" w:rsidRPr="00000000" w14:paraId="000000C9">
      <w:pPr>
        <w:ind w:left="0" w:firstLine="0"/>
        <w:rPr/>
      </w:pPr>
      <w:r w:rsidDel="00000000" w:rsidR="00000000" w:rsidRPr="00000000">
        <w:rPr/>
        <w:drawing>
          <wp:inline distB="114300" distT="114300" distL="114300" distR="114300">
            <wp:extent cx="5943600" cy="3032503"/>
            <wp:effectExtent b="0" l="0" r="0" t="0"/>
            <wp:docPr id="1" name="image2.png"/>
            <a:graphic>
              <a:graphicData uri="http://schemas.openxmlformats.org/drawingml/2006/picture">
                <pic:pic>
                  <pic:nvPicPr>
                    <pic:cNvPr id="0" name="image2.png"/>
                    <pic:cNvPicPr preferRelativeResize="0"/>
                  </pic:nvPicPr>
                  <pic:blipFill>
                    <a:blip r:embed="rId10"/>
                    <a:srcRect b="0" l="0" r="0" t="6253"/>
                    <a:stretch>
                      <a:fillRect/>
                    </a:stretch>
                  </pic:blipFill>
                  <pic:spPr>
                    <a:xfrm>
                      <a:off x="0" y="0"/>
                      <a:ext cx="5943600" cy="3032503"/>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ind w:left="0" w:firstLine="0"/>
        <w:rPr>
          <w:sz w:val="18"/>
          <w:szCs w:val="18"/>
        </w:rPr>
      </w:pPr>
      <w:r w:rsidDel="00000000" w:rsidR="00000000" w:rsidRPr="00000000">
        <w:rPr>
          <w:b w:val="1"/>
          <w:bCs w:val="1"/>
          <w:sz w:val="18"/>
          <w:szCs w:val="18"/>
          <w:rtl w:val="0"/>
        </w:rPr>
        <w:t xml:space="preserve">Fig. 2.</w:t>
      </w:r>
      <w:r w:rsidDel="00000000" w:rsidR="00000000" w:rsidRPr="00000000">
        <w:rPr>
          <w:sz w:val="18"/>
          <w:szCs w:val="18"/>
          <w:rtl w:val="0"/>
        </w:rPr>
        <w:t xml:space="preserve"> Heatmap of segmentation tool counts by imaging modality (rows) and segmentation task (columns). A tool that operates on multiple modalities is counted in every row it supports. Tools are counted only in their canonical task column to avoid double-counting of tools that span tasks. Two field-level patterns are visible. First, the density distribution is highly uneven: SPA particle picking (n=</w:t>
      </w:r>
      <w:commentRangeStart w:id="47"/>
      <w:r w:rsidDel="00000000" w:rsidR="00000000" w:rsidRPr="00000000">
        <w:rPr>
          <w:sz w:val="18"/>
          <w:szCs w:val="18"/>
          <w:rtl w:val="0"/>
        </w:rPr>
        <w:t xml:space="preserve">18</w:t>
      </w:r>
      <w:commentRangeEnd w:id="47"/>
      <w:r w:rsidDel="00000000" w:rsidR="00000000" w:rsidRPr="00000000">
        <w:commentReference w:id="47"/>
      </w:r>
      <w:r w:rsidDel="00000000" w:rsidR="00000000" w:rsidRPr="00000000">
        <w:rPr>
          <w:sz w:val="18"/>
          <w:szCs w:val="18"/>
          <w:rtl w:val="0"/>
        </w:rPr>
        <w:t xml:space="preserve"> on its own row) is the most populated single cell, followed by cryo-ET picking (12) and general segmentation across the volume-EM modalities (11–12 per row). Second, the cryo-CLEM row is empty: no segmentation tools in the catalogue are tagged primarily for cryo-CLEM data, despite cryo-CLEM being a major experimental modality in this volume.</w:t>
      </w:r>
    </w:p>
    <w:p w:rsidR="00000000" w:rsidDel="00000000" w:rsidP="00000000" w:rsidRDefault="00000000" w:rsidRPr="00000000" w14:paraId="000000CB">
      <w:pPr>
        <w:ind w:left="0" w:firstLine="0"/>
        <w:rPr/>
      </w:pPr>
      <w:r w:rsidDel="00000000" w:rsidR="00000000" w:rsidRPr="00000000">
        <w:rPr>
          <w:rtl w:val="0"/>
        </w:rPr>
      </w:r>
    </w:p>
    <w:p w:rsidR="00000000" w:rsidDel="00000000" w:rsidP="00000000" w:rsidRDefault="00000000" w:rsidRPr="00000000" w14:paraId="000000CC">
      <w:pPr>
        <w:pStyle w:val="Heading2"/>
        <w:numPr>
          <w:ilvl w:val="1"/>
          <w:numId w:val="14"/>
        </w:numPr>
        <w:ind w:left="810" w:hanging="360"/>
        <w:rPr/>
      </w:pPr>
      <w:bookmarkStart w:colFirst="0" w:colLast="0" w:name="_k3ge8k52vp6z" w:id="35"/>
      <w:bookmarkEnd w:id="35"/>
      <w:commentRangeStart w:id="48"/>
      <w:r w:rsidDel="00000000" w:rsidR="00000000" w:rsidRPr="00000000">
        <w:rPr>
          <w:rtl w:val="0"/>
        </w:rPr>
        <w:t xml:space="preserve">What remains hard to achieve?</w:t>
      </w:r>
      <w:commentRangeEnd w:id="48"/>
      <w:r w:rsidDel="00000000" w:rsidR="00000000" w:rsidRPr="00000000">
        <w:commentReference w:id="48"/>
      </w:r>
      <w:r w:rsidDel="00000000" w:rsidR="00000000" w:rsidRPr="00000000">
        <w:rPr>
          <w:rtl w:val="0"/>
        </w:rPr>
      </w:r>
    </w:p>
    <w:p w:rsidR="00000000" w:rsidDel="00000000" w:rsidP="00000000" w:rsidRDefault="00000000" w:rsidRPr="00000000" w14:paraId="000000CD">
      <w:pPr>
        <w:ind w:left="0" w:firstLine="0"/>
        <w:rPr/>
      </w:pPr>
      <w:r w:rsidDel="00000000" w:rsidR="00000000" w:rsidRPr="00000000">
        <w:rPr>
          <w:rtl w:val="0"/>
        </w:rPr>
        <w:t xml:space="preserve">Three problems recur and have not yet had their breakthrough.</w:t>
      </w:r>
    </w:p>
    <w:p w:rsidR="00000000" w:rsidDel="00000000" w:rsidP="00000000" w:rsidRDefault="00000000" w:rsidRPr="00000000" w14:paraId="000000CE">
      <w:pPr>
        <w:numPr>
          <w:ilvl w:val="0"/>
          <w:numId w:val="8"/>
        </w:numPr>
        <w:ind w:left="720" w:hanging="360"/>
        <w:rPr>
          <w:u w:val="none"/>
        </w:rPr>
      </w:pPr>
      <w:r w:rsidDel="00000000" w:rsidR="00000000" w:rsidRPr="00000000">
        <w:rPr>
          <w:b w:val="1"/>
          <w:bCs w:val="1"/>
          <w:rtl w:val="0"/>
        </w:rPr>
        <w:t xml:space="preserve">Generalisation across specimens</w:t>
      </w:r>
      <w:r w:rsidDel="00000000" w:rsidR="00000000" w:rsidRPr="00000000">
        <w:rPr>
          <w:rtl w:val="0"/>
        </w:rPr>
        <w:t xml:space="preserve">:</w:t>
      </w:r>
      <w:r w:rsidDel="00000000" w:rsidR="00000000" w:rsidRPr="00000000">
        <w:rPr>
          <w:rtl w:val="0"/>
        </w:rPr>
        <w:t xml:space="preserve"> Most ML pickers and segmenters are trained on a narrow distribution, one organism, one preparation, one instrument. Their accuracy degrades on data that is far from their training distribution, often without warning. Class-agnostic tools (TomoTwin, MicroSAM) reduce but do not eliminate this problem, and there is no widely accepted protocol for evaluating whether a model will generalise to a new dataset before time is invested in running it.</w:t>
      </w:r>
    </w:p>
    <w:p w:rsidR="00000000" w:rsidDel="00000000" w:rsidP="00000000" w:rsidRDefault="00000000" w:rsidRPr="00000000" w14:paraId="000000CF">
      <w:pPr>
        <w:ind w:left="720" w:firstLine="0"/>
        <w:rPr/>
      </w:pPr>
      <w:r w:rsidDel="00000000" w:rsidR="00000000" w:rsidRPr="00000000">
        <w:rPr>
          <w:rtl w:val="0"/>
        </w:rPr>
      </w:r>
    </w:p>
    <w:p w:rsidR="00000000" w:rsidDel="00000000" w:rsidP="00000000" w:rsidRDefault="00000000" w:rsidRPr="00000000" w14:paraId="000000D0">
      <w:pPr>
        <w:numPr>
          <w:ilvl w:val="0"/>
          <w:numId w:val="8"/>
        </w:numPr>
        <w:ind w:left="720" w:hanging="360"/>
        <w:rPr>
          <w:u w:val="none"/>
        </w:rPr>
      </w:pPr>
      <w:r w:rsidDel="00000000" w:rsidR="00000000" w:rsidRPr="00000000">
        <w:rPr>
          <w:b w:val="1"/>
          <w:bCs w:val="1"/>
          <w:rtl w:val="0"/>
        </w:rPr>
        <w:t xml:space="preserve">CLEM registration at high resolution:</w:t>
      </w:r>
      <w:r w:rsidDel="00000000" w:rsidR="00000000" w:rsidRPr="00000000">
        <w:rPr>
          <w:rtl w:val="0"/>
        </w:rPr>
        <w:t xml:space="preserve"> Cryo-CLEM registration errors of tens of nanometres are routine; bringing the error below 10 nm, the scale at which a fluorescent puncta can be assigned to a specific complex rather than a region, remains unsolved. CLEM-Reg is the most plausible direction (using organelle segmentation as the substrate), but the limiting factor is now the resolution and chromatic correction of integrated optics rather than the registration software. Better </w:t>
      </w:r>
      <w:commentRangeStart w:id="49"/>
      <w:r w:rsidDel="00000000" w:rsidR="00000000" w:rsidRPr="00000000">
        <w:rPr>
          <w:rtl w:val="0"/>
        </w:rPr>
        <w:t xml:space="preserve">iFLM</w:t>
      </w:r>
      <w:commentRangeEnd w:id="49"/>
      <w:r w:rsidDel="00000000" w:rsidR="00000000" w:rsidRPr="00000000">
        <w:commentReference w:id="49"/>
      </w:r>
      <w:r w:rsidDel="00000000" w:rsidR="00000000" w:rsidRPr="00000000">
        <w:rPr>
          <w:rtl w:val="0"/>
        </w:rPr>
        <w:t xml:space="preserve"> hardware is likely to matter more than better registration code over the next five years.</w:t>
      </w:r>
    </w:p>
    <w:p w:rsidR="00000000" w:rsidDel="00000000" w:rsidP="00000000" w:rsidRDefault="00000000" w:rsidRPr="00000000" w14:paraId="000000D1">
      <w:pPr>
        <w:ind w:left="720" w:firstLine="0"/>
        <w:rPr/>
      </w:pPr>
      <w:r w:rsidDel="00000000" w:rsidR="00000000" w:rsidRPr="00000000">
        <w:rPr>
          <w:rtl w:val="0"/>
        </w:rPr>
      </w:r>
    </w:p>
    <w:p w:rsidR="00000000" w:rsidDel="00000000" w:rsidP="00000000" w:rsidRDefault="00000000" w:rsidRPr="00000000" w14:paraId="000000D2">
      <w:pPr>
        <w:numPr>
          <w:ilvl w:val="0"/>
          <w:numId w:val="8"/>
        </w:numPr>
        <w:ind w:left="720" w:hanging="360"/>
        <w:rPr>
          <w:u w:val="none"/>
        </w:rPr>
      </w:pPr>
      <w:r w:rsidDel="00000000" w:rsidR="00000000" w:rsidRPr="00000000">
        <w:rPr>
          <w:b w:val="1"/>
          <w:bCs w:val="1"/>
          <w:rtl w:val="0"/>
        </w:rPr>
        <w:t xml:space="preserve">Validation and uncertainty quantification:</w:t>
      </w:r>
      <w:r w:rsidDel="00000000" w:rsidR="00000000" w:rsidRPr="00000000">
        <w:rPr>
          <w:rtl w:val="0"/>
        </w:rPr>
        <w:t xml:space="preserve"> A segmentation tool that reported per-voxel confidence well-calibrated against held-out data would solve more than one issue. It would let practitioners combine tools, defend their results in publication, and triage segmentation outputs without resampling. </w:t>
      </w:r>
      <w:commentRangeStart w:id="50"/>
      <w:r w:rsidDel="00000000" w:rsidR="00000000" w:rsidRPr="00000000">
        <w:rPr>
          <w:rtl w:val="0"/>
        </w:rPr>
        <w:t xml:space="preserve">No widely adopted tool currently does this</w:t>
      </w:r>
      <w:commentRangeEnd w:id="50"/>
      <w:r w:rsidDel="00000000" w:rsidR="00000000" w:rsidRPr="00000000">
        <w:commentReference w:id="50"/>
      </w:r>
      <w:r w:rsidDel="00000000" w:rsidR="00000000" w:rsidRPr="00000000">
        <w:rPr>
          <w:rtl w:val="0"/>
        </w:rPr>
        <w:t xml:space="preserve">.</w:t>
      </w:r>
    </w:p>
    <w:p w:rsidR="00000000" w:rsidDel="00000000" w:rsidP="00000000" w:rsidRDefault="00000000" w:rsidRPr="00000000" w14:paraId="000000D3">
      <w:pPr>
        <w:ind w:left="0" w:firstLine="0"/>
        <w:rPr/>
      </w:pPr>
      <w:r w:rsidDel="00000000" w:rsidR="00000000" w:rsidRPr="00000000">
        <w:rPr>
          <w:rtl w:val="0"/>
        </w:rPr>
      </w:r>
    </w:p>
    <w:p w:rsidR="00000000" w:rsidDel="00000000" w:rsidP="00000000" w:rsidRDefault="00000000" w:rsidRPr="00000000" w14:paraId="000000D4">
      <w:pPr>
        <w:ind w:left="0" w:firstLine="0"/>
        <w:rPr/>
      </w:pPr>
      <w:r w:rsidDel="00000000" w:rsidR="00000000" w:rsidRPr="00000000">
        <w:rPr>
          <w:rtl w:val="0"/>
        </w:rPr>
        <w:t xml:space="preserve">Beyond these three, a longer list of specific problems remains. 1) SBF-SEM segmentation is underrepresented in pretrained models. 2) Filament tracing across long volumes still requires expert proofreading. 3) Fully automated cryo-CLEM pipelines that close the loop from fluorescence to structural interpretation do not exist. Each is more tractable than the three above, but each will require sustained method-development effort.</w:t>
      </w:r>
    </w:p>
    <w:p w:rsidR="00000000" w:rsidDel="00000000" w:rsidP="00000000" w:rsidRDefault="00000000" w:rsidRPr="00000000" w14:paraId="000000D5">
      <w:pPr>
        <w:pStyle w:val="Heading2"/>
        <w:numPr>
          <w:ilvl w:val="1"/>
          <w:numId w:val="14"/>
        </w:numPr>
        <w:ind w:left="810" w:hanging="360"/>
        <w:rPr/>
      </w:pPr>
      <w:bookmarkStart w:colFirst="0" w:colLast="0" w:name="_tbipdfrzfces" w:id="36"/>
      <w:bookmarkEnd w:id="36"/>
      <w:r w:rsidDel="00000000" w:rsidR="00000000" w:rsidRPr="00000000">
        <w:rPr>
          <w:rtl w:val="0"/>
        </w:rPr>
        <w:t xml:space="preserve">What are likely the next breakthroughs?</w:t>
      </w:r>
    </w:p>
    <w:p w:rsidR="00000000" w:rsidDel="00000000" w:rsidP="00000000" w:rsidRDefault="00000000" w:rsidRPr="00000000" w14:paraId="000000D6">
      <w:pPr>
        <w:ind w:left="0" w:firstLine="0"/>
        <w:rPr/>
      </w:pPr>
      <w:r w:rsidDel="00000000" w:rsidR="00000000" w:rsidRPr="00000000">
        <w:rPr>
          <w:rtl w:val="0"/>
        </w:rPr>
        <w:t xml:space="preserve">Four directions are most likely to produce real changes in practice over the next decade.</w:t>
      </w:r>
    </w:p>
    <w:p w:rsidR="00000000" w:rsidDel="00000000" w:rsidP="00000000" w:rsidRDefault="00000000" w:rsidRPr="00000000" w14:paraId="000000D7">
      <w:pPr>
        <w:ind w:left="0" w:firstLine="0"/>
        <w:rPr/>
      </w:pPr>
      <w:r w:rsidDel="00000000" w:rsidR="00000000" w:rsidRPr="00000000">
        <w:rPr>
          <w:rtl w:val="0"/>
        </w:rPr>
      </w:r>
    </w:p>
    <w:p w:rsidR="00000000" w:rsidDel="00000000" w:rsidP="00000000" w:rsidRDefault="00000000" w:rsidRPr="00000000" w14:paraId="000000D8">
      <w:pPr>
        <w:numPr>
          <w:ilvl w:val="0"/>
          <w:numId w:val="16"/>
        </w:numPr>
        <w:ind w:left="720" w:hanging="360"/>
        <w:rPr>
          <w:u w:val="none"/>
        </w:rPr>
      </w:pPr>
      <w:r w:rsidDel="00000000" w:rsidR="00000000" w:rsidRPr="00000000">
        <w:rPr>
          <w:b w:val="1"/>
          <w:bCs w:val="1"/>
          <w:rtl w:val="0"/>
        </w:rPr>
        <w:t xml:space="preserve">EM-native foundation models</w:t>
      </w:r>
      <w:r w:rsidDel="00000000" w:rsidR="00000000" w:rsidRPr="00000000">
        <w:rPr>
          <w:rtl w:val="0"/>
        </w:rPr>
        <w:t xml:space="preserve">: The substrate </w:t>
      </w:r>
      <w:r w:rsidDel="00000000" w:rsidR="00000000" w:rsidRPr="00000000">
        <w:rPr>
          <w:rtl w:val="0"/>
        </w:rPr>
        <w:t xml:space="preserve">for one i</w:t>
      </w:r>
      <w:r w:rsidDel="00000000" w:rsidR="00000000" w:rsidRPr="00000000">
        <w:rPr>
          <w:rtl w:val="0"/>
        </w:rPr>
        <w:t xml:space="preserve">s being built: CEM500K,</w:t>
      </w:r>
      <w:r w:rsidDel="00000000" w:rsidR="00000000" w:rsidRPr="00000000">
        <w:rPr>
          <w:rtl w:val="0"/>
        </w:rPr>
        <w:t xml:space="preserve"> the CryoET Data Portal, and the BioImage Model Zoo are accumulating the data and infrastructure required to train a true EM-domain foundation model, not a SAM adaptation, but a vision transformer pretrained on millions of EM images across modalities.</w:t>
      </w:r>
      <w:r w:rsidDel="00000000" w:rsidR="00000000" w:rsidRPr="00000000">
        <w:rPr>
          <w:rtl w:val="0"/>
        </w:rPr>
        <w:t xml:space="preserve"> The first such model that is broadly distributed will probably absorb several of the specialised pickers and segmenters into a single backbone.</w:t>
      </w:r>
    </w:p>
    <w:p w:rsidR="00000000" w:rsidDel="00000000" w:rsidP="00000000" w:rsidRDefault="00000000" w:rsidRPr="00000000" w14:paraId="000000D9">
      <w:pPr>
        <w:ind w:left="720" w:firstLine="0"/>
        <w:rPr/>
      </w:pPr>
      <w:r w:rsidDel="00000000" w:rsidR="00000000" w:rsidRPr="00000000">
        <w:rPr>
          <w:rtl w:val="0"/>
        </w:rPr>
      </w:r>
    </w:p>
    <w:p w:rsidR="00000000" w:rsidDel="00000000" w:rsidP="00000000" w:rsidRDefault="00000000" w:rsidRPr="00000000" w14:paraId="000000DA">
      <w:pPr>
        <w:numPr>
          <w:ilvl w:val="0"/>
          <w:numId w:val="16"/>
        </w:numPr>
        <w:ind w:left="720" w:hanging="360"/>
        <w:rPr>
          <w:u w:val="none"/>
        </w:rPr>
      </w:pPr>
      <w:r w:rsidDel="00000000" w:rsidR="00000000" w:rsidRPr="00000000">
        <w:rPr>
          <w:b w:val="1"/>
          <w:bCs w:val="1"/>
          <w:rtl w:val="0"/>
        </w:rPr>
        <w:t xml:space="preserve">Diffusion models for restoration and completion:</w:t>
      </w:r>
      <w:r w:rsidDel="00000000" w:rsidR="00000000" w:rsidRPr="00000000">
        <w:rPr>
          <w:rtl w:val="0"/>
        </w:rPr>
        <w:t xml:space="preserve"> Diffusion has reshaped image generation in adjacent fields; its application inside EM segmentation is still early. The opportunity is to use a diffusion prior for missing-wedge completion and resolution restoration with calibrated uncertainty, in place of the </w:t>
      </w:r>
      <w:commentRangeStart w:id="51"/>
      <w:r w:rsidDel="00000000" w:rsidR="00000000" w:rsidRPr="00000000">
        <w:rPr>
          <w:rtl w:val="0"/>
        </w:rPr>
        <w:t xml:space="preserve">GAN-style methods</w:t>
      </w:r>
      <w:commentRangeEnd w:id="51"/>
      <w:r w:rsidDel="00000000" w:rsidR="00000000" w:rsidRPr="00000000">
        <w:commentReference w:id="51"/>
      </w:r>
      <w:r w:rsidDel="00000000" w:rsidR="00000000" w:rsidRPr="00000000">
        <w:rPr>
          <w:rtl w:val="0"/>
        </w:rPr>
        <w:t xml:space="preserve"> that dominate IsoNet and DeepDeWedge. The principal advantage would be that the uncertainty is interpretable, which partially solves the validation problem.</w:t>
      </w:r>
    </w:p>
    <w:p w:rsidR="00000000" w:rsidDel="00000000" w:rsidP="00000000" w:rsidRDefault="00000000" w:rsidRPr="00000000" w14:paraId="000000DB">
      <w:pPr>
        <w:numPr>
          <w:ilvl w:val="0"/>
          <w:numId w:val="16"/>
        </w:numPr>
        <w:ind w:left="720" w:hanging="360"/>
        <w:rPr>
          <w:u w:val="none"/>
        </w:rPr>
      </w:pPr>
      <w:r w:rsidDel="00000000" w:rsidR="00000000" w:rsidRPr="00000000">
        <w:rPr>
          <w:b w:val="1"/>
          <w:bCs w:val="1"/>
          <w:rtl w:val="0"/>
        </w:rPr>
        <w:t xml:space="preserve">Active learning and human-in-the-loop labelling:</w:t>
      </w:r>
      <w:r w:rsidDel="00000000" w:rsidR="00000000" w:rsidRPr="00000000">
        <w:rPr>
          <w:rtl w:val="0"/>
        </w:rPr>
        <w:t xml:space="preserve"> The label-cost problem will not be solved by foundation models alone. The most efficient labelling regimes will probably combine an interactive foundation model (MicroSAM-class) with an active-learning loop that asks the human for labels where the model's uncertainty is highest. None of the current tools implements this cleanly, but the components exist.</w:t>
      </w:r>
    </w:p>
    <w:p w:rsidR="00000000" w:rsidDel="00000000" w:rsidP="00000000" w:rsidRDefault="00000000" w:rsidRPr="00000000" w14:paraId="000000DC">
      <w:pPr>
        <w:ind w:left="720" w:firstLine="0"/>
        <w:rPr/>
      </w:pPr>
      <w:r w:rsidDel="00000000" w:rsidR="00000000" w:rsidRPr="00000000">
        <w:rPr>
          <w:rtl w:val="0"/>
        </w:rPr>
      </w:r>
    </w:p>
    <w:p w:rsidR="00000000" w:rsidDel="00000000" w:rsidP="00000000" w:rsidRDefault="00000000" w:rsidRPr="00000000" w14:paraId="000000DD">
      <w:pPr>
        <w:numPr>
          <w:ilvl w:val="0"/>
          <w:numId w:val="16"/>
        </w:numPr>
        <w:ind w:left="720" w:hanging="360"/>
        <w:rPr>
          <w:u w:val="none"/>
        </w:rPr>
      </w:pPr>
      <w:r w:rsidDel="00000000" w:rsidR="00000000" w:rsidRPr="00000000">
        <w:rPr>
          <w:b w:val="1"/>
          <w:bCs w:val="1"/>
          <w:rtl w:val="0"/>
        </w:rPr>
        <w:t xml:space="preserve">Closed-loop CLEM workflows: </w:t>
      </w:r>
      <w:r w:rsidDel="00000000" w:rsidR="00000000" w:rsidRPr="00000000">
        <w:rPr>
          <w:rtl w:val="0"/>
        </w:rPr>
        <w:t xml:space="preserve">The pieces are in place: integrated iFLM, automated cryo-FIB milling (AutoLamella), on-the-fly cryo-ET acquisition (SPACEtomo), real-time membrane and organelle segmentation. What is missing is an integration layer that turns the LM-tagged region of interest into a structural interpretation without operator intervention. Building that integration is engineering rather than ML research, but the result would be the biggest practical change for CLEM users.</w:t>
      </w:r>
    </w:p>
    <w:p w:rsidR="00000000" w:rsidDel="00000000" w:rsidP="00000000" w:rsidRDefault="00000000" w:rsidRPr="00000000" w14:paraId="000000DE">
      <w:pPr>
        <w:ind w:left="0" w:firstLine="0"/>
        <w:rPr/>
      </w:pPr>
      <w:r w:rsidDel="00000000" w:rsidR="00000000" w:rsidRPr="00000000">
        <w:rPr>
          <w:rtl w:val="0"/>
        </w:rPr>
      </w:r>
    </w:p>
    <w:p w:rsidR="00000000" w:rsidDel="00000000" w:rsidP="00000000" w:rsidRDefault="00000000" w:rsidRPr="00000000" w14:paraId="000000DF">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E0">
      <w:pPr>
        <w:pStyle w:val="Heading1"/>
        <w:numPr>
          <w:ilvl w:val="0"/>
          <w:numId w:val="14"/>
        </w:numPr>
        <w:rPr>
          <w:b w:val="1"/>
          <w:bCs w:val="1"/>
        </w:rPr>
      </w:pPr>
      <w:bookmarkStart w:colFirst="0" w:colLast="0" w:name="_bm2pmvolb5w8" w:id="37"/>
      <w:bookmarkEnd w:id="37"/>
      <w:r w:rsidDel="00000000" w:rsidR="00000000" w:rsidRPr="00000000">
        <w:rPr>
          <w:rtl w:val="0"/>
        </w:rPr>
        <w:t xml:space="preserve">Final remarks</w:t>
      </w:r>
      <w:r w:rsidDel="00000000" w:rsidR="00000000" w:rsidRPr="00000000">
        <w:rPr>
          <w:rtl w:val="0"/>
        </w:rPr>
      </w:r>
    </w:p>
    <w:p w:rsidR="00000000" w:rsidDel="00000000" w:rsidP="00000000" w:rsidRDefault="00000000" w:rsidRPr="00000000" w14:paraId="000000E1">
      <w:pPr>
        <w:ind w:left="0" w:firstLine="0"/>
        <w:rPr/>
      </w:pPr>
      <w:r w:rsidDel="00000000" w:rsidR="00000000" w:rsidRPr="00000000">
        <w:rPr>
          <w:rtl w:val="0"/>
        </w:rPr>
        <w:t xml:space="preserve">Within a decade, s</w:t>
      </w:r>
      <w:r w:rsidDel="00000000" w:rsidR="00000000" w:rsidRPr="00000000">
        <w:rPr>
          <w:rtl w:val="0"/>
        </w:rPr>
        <w:t xml:space="preserve">egmentation in electron microscopy has moved from a specialist craft requiring days to weeks of expert input per dataset to a routine step performed by community-default tools in minutes. This transition is not complete, many tasks remain hard to achieve, and </w:t>
      </w:r>
      <w:commentRangeStart w:id="52"/>
      <w:r w:rsidDel="00000000" w:rsidR="00000000" w:rsidRPr="00000000">
        <w:rPr>
          <w:rtl w:val="0"/>
        </w:rPr>
        <w:t xml:space="preserve">the per-paper rate of method churn</w:t>
      </w:r>
      <w:commentRangeEnd w:id="52"/>
      <w:r w:rsidDel="00000000" w:rsidR="00000000" w:rsidRPr="00000000">
        <w:commentReference w:id="52"/>
      </w:r>
      <w:r w:rsidDel="00000000" w:rsidR="00000000" w:rsidRPr="00000000">
        <w:rPr>
          <w:rtl w:val="0"/>
        </w:rPr>
        <w:t xml:space="preserve"> shows no sign of slowing. However, a scientist beginning a new EM project in 2026 has, for almost every common segmentation task, at least one tool that can be applied without specialised ML expertise.</w:t>
      </w:r>
    </w:p>
    <w:p w:rsidR="00000000" w:rsidDel="00000000" w:rsidP="00000000" w:rsidRDefault="00000000" w:rsidRPr="00000000" w14:paraId="000000E2">
      <w:pPr>
        <w:ind w:left="0" w:firstLine="0"/>
        <w:rPr/>
      </w:pPr>
      <w:r w:rsidDel="00000000" w:rsidR="00000000" w:rsidRPr="00000000">
        <w:rPr>
          <w:rtl w:val="0"/>
        </w:rPr>
      </w:r>
    </w:p>
    <w:p w:rsidR="00000000" w:rsidDel="00000000" w:rsidP="00000000" w:rsidRDefault="00000000" w:rsidRPr="00000000" w14:paraId="000000E3">
      <w:pPr>
        <w:ind w:left="0" w:firstLine="0"/>
        <w:rPr/>
      </w:pPr>
      <w:r w:rsidDel="00000000" w:rsidR="00000000" w:rsidRPr="00000000">
        <w:rPr>
          <w:rtl w:val="0"/>
        </w:rPr>
        <w:t xml:space="preserve">What has changed is not just the speed of segmentation but the shape of the labour. Algorithm design is no longer the bottleneck for most projects. The bottlenecks are now training and validation of data, and the integration of segmentation outputs into downstream analyses. This shift has consequences for how labs allocate time. A junior researcher whose first instinct is to train a new picker will, in most cases, achieve more by spending the same time generating labels for an existing one. The next decade's productive moves are likely to be in shared data infrastructure, </w:t>
      </w:r>
      <w:commentRangeStart w:id="53"/>
      <w:r w:rsidDel="00000000" w:rsidR="00000000" w:rsidRPr="00000000">
        <w:rPr>
          <w:rtl w:val="0"/>
        </w:rPr>
        <w:t xml:space="preserve">calibrated uncertainty</w:t>
      </w:r>
      <w:commentRangeEnd w:id="53"/>
      <w:r w:rsidDel="00000000" w:rsidR="00000000" w:rsidRPr="00000000">
        <w:commentReference w:id="53"/>
      </w:r>
      <w:r w:rsidDel="00000000" w:rsidR="00000000" w:rsidRPr="00000000">
        <w:rPr>
          <w:rtl w:val="0"/>
        </w:rPr>
        <w:t xml:space="preserve">, and end-to-end automation, particularly for CLEM workflows, where the closed loop from fluorescence localisation to structural interpretation remains an open problem.</w:t>
      </w:r>
    </w:p>
    <w:p w:rsidR="00000000" w:rsidDel="00000000" w:rsidP="00000000" w:rsidRDefault="00000000" w:rsidRPr="00000000" w14:paraId="000000E4">
      <w:pPr>
        <w:ind w:left="0" w:firstLine="0"/>
        <w:rPr/>
      </w:pPr>
      <w:r w:rsidDel="00000000" w:rsidR="00000000" w:rsidRPr="00000000">
        <w:rPr>
          <w:rtl w:val="0"/>
        </w:rPr>
      </w:r>
    </w:p>
    <w:p w:rsidR="00000000" w:rsidDel="00000000" w:rsidP="00000000" w:rsidRDefault="00000000" w:rsidRPr="00000000" w14:paraId="000000E5">
      <w:pPr>
        <w:ind w:left="0" w:firstLine="0"/>
        <w:rPr/>
      </w:pPr>
      <w:r w:rsidDel="00000000" w:rsidR="00000000" w:rsidRPr="00000000">
        <w:rPr>
          <w:rtl w:val="0"/>
        </w:rPr>
        <w:t xml:space="preserve">For</w:t>
      </w:r>
      <w:ins w:author="Gunar Fabig" w:id="34" w:date="2026-06-15T14:53:41Z">
        <w:r w:rsidDel="00000000" w:rsidR="00000000" w:rsidRPr="00000000">
          <w:rPr>
            <w:rtl w:val="0"/>
          </w:rPr>
          <w:t xml:space="preserve"> </w:t>
        </w:r>
      </w:ins>
      <w:r w:rsidDel="00000000" w:rsidR="00000000" w:rsidRPr="00000000">
        <w:rPr>
          <w:rtl w:val="0"/>
        </w:rPr>
        <w:t xml:space="preserve">CLEM projects, the practical message is that segmentation is no longer a downstream concern. </w:t>
      </w:r>
      <w:r w:rsidDel="00000000" w:rsidR="00000000" w:rsidRPr="00000000">
        <w:rPr>
          <w:rtl w:val="0"/>
        </w:rPr>
        <w:t xml:space="preserve">Modern registration tools rely on it directly, quantitative analyses of vEM and cryo-ET data depend on its accuracy, and decisions made at experimental design (which fluorescent tag, which contrast protocol, which acquisition modality) change which segmentation tools become available downstream. </w:t>
      </w:r>
      <w:r w:rsidDel="00000000" w:rsidR="00000000" w:rsidRPr="00000000">
        <w:rPr>
          <w:rtl w:val="0"/>
        </w:rPr>
        <w:t xml:space="preserve">Treating segmentation as a planning variable rather than a post-acquisition step is the change in practice that will most likely improve the quality of CLEM results over the next several </w:t>
      </w:r>
      <w:r w:rsidDel="00000000" w:rsidR="00000000" w:rsidRPr="00000000">
        <w:rPr>
          <w:rtl w:val="0"/>
        </w:rPr>
        <w:t xml:space="preserve">years</w:t>
      </w:r>
      <w:r w:rsidDel="00000000" w:rsidR="00000000" w:rsidRPr="00000000">
        <w:rPr>
          <w:rtl w:val="0"/>
        </w:rPr>
        <w:t xml:space="preserve">.</w:t>
      </w:r>
    </w:p>
    <w:p w:rsidR="00000000" w:rsidDel="00000000" w:rsidP="00000000" w:rsidRDefault="00000000" w:rsidRPr="00000000" w14:paraId="000000E6">
      <w:pPr>
        <w:ind w:left="0" w:firstLine="0"/>
        <w:rPr/>
      </w:pPr>
      <w:r w:rsidDel="00000000" w:rsidR="00000000" w:rsidRPr="00000000">
        <w:rPr>
          <w:rtl w:val="0"/>
        </w:rPr>
      </w:r>
    </w:p>
    <w:p w:rsidR="00000000" w:rsidDel="00000000" w:rsidP="00000000" w:rsidRDefault="00000000" w:rsidRPr="00000000" w14:paraId="000000E7">
      <w:pPr>
        <w:ind w:left="0" w:firstLine="0"/>
        <w:rPr/>
      </w:pPr>
      <w:r w:rsidDel="00000000" w:rsidR="00000000" w:rsidRPr="00000000">
        <w:rPr>
          <w:rtl w:val="0"/>
        </w:rPr>
      </w:r>
    </w:p>
    <w:p w:rsidR="00000000" w:rsidDel="00000000" w:rsidP="00000000" w:rsidRDefault="00000000" w:rsidRPr="00000000" w14:paraId="000000E8">
      <w:pPr>
        <w:pStyle w:val="Heading1"/>
        <w:ind w:left="0" w:firstLine="0"/>
        <w:rPr/>
      </w:pPr>
      <w:bookmarkStart w:colFirst="0" w:colLast="0" w:name="_vup08z6lwk2t" w:id="38"/>
      <w:bookmarkEnd w:id="38"/>
      <w:commentRangeStart w:id="54"/>
      <w:r w:rsidDel="00000000" w:rsidR="00000000" w:rsidRPr="00000000">
        <w:rPr>
          <w:rtl w:val="0"/>
        </w:rPr>
        <w:t xml:space="preserve">Acknowledgements</w:t>
      </w:r>
      <w:commentRangeEnd w:id="54"/>
      <w:r w:rsidDel="00000000" w:rsidR="00000000" w:rsidRPr="00000000">
        <w:commentReference w:id="54"/>
      </w:r>
      <w:r w:rsidDel="00000000" w:rsidR="00000000" w:rsidRPr="00000000">
        <w:rPr>
          <w:rtl w:val="0"/>
        </w:rPr>
      </w:r>
    </w:p>
    <w:p w:rsidR="00000000" w:rsidDel="00000000" w:rsidP="00000000" w:rsidRDefault="00000000" w:rsidRPr="00000000" w14:paraId="000000E9">
      <w:pPr>
        <w:rPr>
          <w:i w:val="1"/>
          <w:iCs w:val="1"/>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Research in the Müller-Reichert lab is supported by the Deutsche Forschungsgemeinschaft (DFG, grant numbers 258577783 and 282354882).TMR also acknowledges support from the CCBx program of the Center for Computational Biology of the Flatiron Institute (SF </w:t>
      </w:r>
      <w:commentRangeStart w:id="55"/>
      <w:commentRangeStart w:id="56"/>
      <w:r w:rsidDel="00000000" w:rsidR="00000000" w:rsidRPr="00000000">
        <w:rPr>
          <w:rtl w:val="0"/>
        </w:rPr>
        <w:t xml:space="preserve">1157392</w:t>
      </w:r>
      <w:commentRangeEnd w:id="55"/>
      <w:r w:rsidDel="00000000" w:rsidR="00000000" w:rsidRPr="00000000">
        <w:commentReference w:id="55"/>
      </w:r>
      <w:commentRangeEnd w:id="56"/>
      <w:r w:rsidDel="00000000" w:rsidR="00000000" w:rsidRPr="00000000">
        <w:commentReference w:id="56"/>
      </w:r>
      <w:r w:rsidDel="00000000" w:rsidR="00000000" w:rsidRPr="00000000">
        <w:rPr>
          <w:rtl w:val="0"/>
        </w:rPr>
        <w:t xml:space="preserv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ind w:left="0" w:firstLine="0"/>
        <w:rPr/>
      </w:pPr>
      <w:r w:rsidDel="00000000" w:rsidR="00000000" w:rsidRPr="00000000">
        <w:rPr>
          <w:rtl w:val="0"/>
        </w:rPr>
      </w:r>
    </w:p>
    <w:p w:rsidR="00000000" w:rsidDel="00000000" w:rsidP="00000000" w:rsidRDefault="00000000" w:rsidRPr="00000000" w14:paraId="000000EE">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EF">
      <w:pPr>
        <w:pStyle w:val="Heading1"/>
        <w:rPr/>
      </w:pPr>
      <w:bookmarkStart w:colFirst="0" w:colLast="0" w:name="_ro0o5izag68f" w:id="39"/>
      <w:bookmarkEnd w:id="39"/>
      <w:r w:rsidDel="00000000" w:rsidR="00000000" w:rsidRPr="00000000">
        <w:rPr>
          <w:rtl w:val="0"/>
        </w:rPr>
        <w:t xml:space="preserve">References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br w:type="page"/>
      </w:r>
      <w:r w:rsidDel="00000000" w:rsidR="00000000" w:rsidRPr="00000000">
        <w:rPr>
          <w:rtl w:val="0"/>
        </w:rPr>
      </w:r>
    </w:p>
    <w:p w:rsidR="00000000" w:rsidDel="00000000" w:rsidP="00000000" w:rsidRDefault="00000000" w:rsidRPr="00000000" w14:paraId="000000F2">
      <w:pPr>
        <w:pStyle w:val="Heading1"/>
        <w:ind w:left="360" w:firstLine="0"/>
        <w:rPr/>
      </w:pPr>
      <w:bookmarkStart w:colFirst="0" w:colLast="0" w:name="_m9np0l1wqmlt" w:id="40"/>
      <w:bookmarkEnd w:id="40"/>
      <w:r w:rsidDel="00000000" w:rsidR="00000000" w:rsidRPr="00000000">
        <w:rPr>
          <w:rtl w:val="0"/>
        </w:rPr>
        <w:t xml:space="preserve">Tables</w:t>
      </w:r>
    </w:p>
    <w:p w:rsidR="00000000" w:rsidDel="00000000" w:rsidP="00000000" w:rsidRDefault="00000000" w:rsidRPr="00000000" w14:paraId="000000F3">
      <w:pPr>
        <w:pStyle w:val="Heading2"/>
        <w:rPr/>
      </w:pPr>
      <w:bookmarkStart w:colFirst="0" w:colLast="0" w:name="_u85hfiqmk9kg" w:id="41"/>
      <w:bookmarkEnd w:id="41"/>
      <w:r w:rsidDel="00000000" w:rsidR="00000000" w:rsidRPr="00000000">
        <w:rPr>
          <w:b w:val="1"/>
          <w:bCs w:val="1"/>
          <w:rtl w:val="0"/>
        </w:rPr>
        <w:t xml:space="preserve">Table 1.</w:t>
      </w:r>
      <w:r w:rsidDel="00000000" w:rsidR="00000000" w:rsidRPr="00000000">
        <w:rPr>
          <w:rtl w:val="0"/>
        </w:rPr>
        <w:t xml:space="preserve"> SPA particle picking tools.</w:t>
      </w: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1215"/>
        <w:gridCol w:w="1365"/>
        <w:gridCol w:w="2880"/>
        <w:gridCol w:w="1290"/>
        <w:gridCol w:w="1200"/>
        <w:tblGridChange w:id="0">
          <w:tblGrid>
            <w:gridCol w:w="1410"/>
            <w:gridCol w:w="1215"/>
            <w:gridCol w:w="1365"/>
            <w:gridCol w:w="2880"/>
            <w:gridCol w:w="1290"/>
            <w:gridCol w:w="1200"/>
          </w:tblGrid>
        </w:tblGridChange>
      </w:tblGrid>
      <w:tr>
        <w:trPr>
          <w:cantSplit w:val="0"/>
          <w:trHeight w:val="330" w:hRule="atLeast"/>
          <w:tblHeader w:val="0"/>
        </w:trPr>
        <w:tc>
          <w:tcPr>
            <w:tcBorders>
              <w:top w:color="000000" w:space="0" w:sz="18" w:val="single"/>
              <w:left w:color="000000" w:space="0" w:sz="0" w:val="nil"/>
              <w:bottom w:color="000000" w:space="0" w:sz="1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F4">
            <w:pPr>
              <w:rPr/>
            </w:pPr>
            <w:r w:rsidDel="00000000" w:rsidR="00000000" w:rsidRPr="00000000">
              <w:rPr>
                <w:rtl w:val="0"/>
              </w:rPr>
              <w:t xml:space="preserve">Tool</w:t>
            </w:r>
          </w:p>
        </w:tc>
        <w:tc>
          <w:tcPr>
            <w:tcBorders>
              <w:top w:color="000000" w:space="0" w:sz="18" w:val="single"/>
              <w:left w:color="000000" w:space="0" w:sz="0" w:val="nil"/>
              <w:bottom w:color="000000" w:space="0" w:sz="1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F5">
            <w:pPr>
              <w:rPr/>
            </w:pPr>
            <w:r w:rsidDel="00000000" w:rsidR="00000000" w:rsidRPr="00000000">
              <w:rPr>
                <w:rtl w:val="0"/>
              </w:rPr>
              <w:t xml:space="preserve">Modality</w:t>
            </w:r>
          </w:p>
        </w:tc>
        <w:tc>
          <w:tcPr>
            <w:tcBorders>
              <w:top w:color="000000" w:space="0" w:sz="18" w:val="single"/>
              <w:left w:color="000000" w:space="0" w:sz="0" w:val="nil"/>
              <w:bottom w:color="000000" w:space="0" w:sz="1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F6">
            <w:pPr>
              <w:rPr/>
            </w:pPr>
            <w:r w:rsidDel="00000000" w:rsidR="00000000" w:rsidRPr="00000000">
              <w:rPr>
                <w:rtl w:val="0"/>
              </w:rPr>
              <w:t xml:space="preserve">Approach</w:t>
            </w:r>
          </w:p>
        </w:tc>
        <w:tc>
          <w:tcPr>
            <w:tcBorders>
              <w:top w:color="000000" w:space="0" w:sz="18" w:val="single"/>
              <w:left w:color="000000" w:space="0" w:sz="0" w:val="nil"/>
              <w:bottom w:color="000000" w:space="0" w:sz="1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F7">
            <w:pPr>
              <w:rPr/>
            </w:pPr>
            <w:r w:rsidDel="00000000" w:rsidR="00000000" w:rsidRPr="00000000">
              <w:rPr>
                <w:rtl w:val="0"/>
              </w:rPr>
              <w:t xml:space="preserve">When to use</w:t>
            </w:r>
          </w:p>
        </w:tc>
        <w:tc>
          <w:tcPr>
            <w:tcBorders>
              <w:top w:color="000000" w:space="0" w:sz="18" w:val="single"/>
              <w:left w:color="000000" w:space="0" w:sz="0" w:val="nil"/>
              <w:bottom w:color="000000" w:space="0" w:sz="1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F8">
            <w:pPr>
              <w:rPr/>
            </w:pPr>
            <w:r w:rsidDel="00000000" w:rsidR="00000000" w:rsidRPr="00000000">
              <w:rPr>
                <w:rtl w:val="0"/>
              </w:rPr>
              <w:t xml:space="preserve">Availability</w:t>
            </w:r>
            <w:r w:rsidDel="00000000" w:rsidR="00000000" w:rsidRPr="00000000">
              <w:rPr>
                <w:rtl w:val="0"/>
              </w:rPr>
            </w:r>
          </w:p>
        </w:tc>
        <w:tc>
          <w:tcPr>
            <w:tcBorders>
              <w:top w:color="000000" w:space="0" w:sz="18" w:val="single"/>
              <w:left w:color="000000" w:space="0" w:sz="0" w:val="nil"/>
              <w:bottom w:color="000000" w:space="0" w:sz="1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0F9">
            <w:pPr>
              <w:rPr/>
            </w:pPr>
            <w:r w:rsidDel="00000000" w:rsidR="00000000" w:rsidRPr="00000000">
              <w:rPr>
                <w:rtl w:val="0"/>
              </w:rPr>
              <w:t xml:space="preserve">Citation</w:t>
            </w:r>
          </w:p>
        </w:tc>
      </w:tr>
      <w:tr>
        <w:trPr>
          <w:cantSplit w:val="0"/>
          <w:trHeight w:val="872.7758789062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FA">
            <w:pPr>
              <w:rPr/>
            </w:pPr>
            <w:r w:rsidDel="00000000" w:rsidR="00000000" w:rsidRPr="00000000">
              <w:rPr>
                <w:rtl w:val="0"/>
              </w:rPr>
              <w:t xml:space="preserve">CASSPER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FB">
            <w:pPr>
              <w:rPr/>
            </w:pPr>
            <w:r w:rsidDel="00000000" w:rsidR="00000000" w:rsidRPr="00000000">
              <w:rPr>
                <w:rtl w:val="0"/>
              </w:rPr>
              <w:t xml:space="preserve">SPA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FC">
            <w:pPr>
              <w:rPr/>
            </w:pPr>
            <w:r w:rsidDel="00000000" w:rsidR="00000000" w:rsidRPr="00000000">
              <w:rPr>
                <w:rtl w:val="0"/>
              </w:rPr>
              <w:t xml:space="preserve">ML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FD">
            <w:pPr>
              <w:rPr/>
            </w:pPr>
            <w:r w:rsidDel="00000000" w:rsidR="00000000" w:rsidRPr="00000000">
              <w:rPr>
                <w:rtl w:val="0"/>
              </w:rPr>
              <w:t xml:space="preserve">Ice/contamination masking useful for downstream filtering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FE">
            <w:pPr>
              <w:rPr/>
            </w:pPr>
            <w:r w:rsidDel="00000000" w:rsidR="00000000" w:rsidRPr="00000000">
              <w:rPr>
                <w:rtl w:val="0"/>
              </w:rPr>
              <w:t xml:space="preserve">Open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0FF">
            <w:pPr>
              <w:rPr/>
            </w:pPr>
            <w:commentRangeStart w:id="57"/>
            <w:r w:rsidDel="00000000" w:rsidR="00000000" w:rsidRPr="00000000">
              <w:rPr>
                <w:rtl w:val="0"/>
              </w:rPr>
              <w:t xml:space="preserve">George 2021</w:t>
            </w:r>
          </w:p>
        </w:tc>
      </w:tr>
      <w:tr>
        <w:trPr>
          <w:cantSplit w:val="0"/>
          <w:trHeight w:val="872.7758789062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00">
            <w:pPr>
              <w:rPr/>
            </w:pPr>
            <w:commentRangeEnd w:id="57"/>
            <w:r w:rsidDel="00000000" w:rsidR="00000000" w:rsidRPr="00000000">
              <w:commentReference w:id="57"/>
            </w:r>
            <w:r w:rsidDel="00000000" w:rsidR="00000000" w:rsidRPr="00000000">
              <w:rPr>
                <w:rtl w:val="0"/>
              </w:rPr>
              <w:t xml:space="preserve">Cryo-EMMAE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01">
            <w:pPr>
              <w:rPr/>
            </w:pPr>
            <w:r w:rsidDel="00000000" w:rsidR="00000000" w:rsidRPr="00000000">
              <w:rPr>
                <w:rtl w:val="0"/>
              </w:rPr>
              <w:t xml:space="preserve">SPA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02">
            <w:pPr>
              <w:rPr/>
            </w:pPr>
            <w:r w:rsidDel="00000000" w:rsidR="00000000" w:rsidRPr="00000000">
              <w:rPr>
                <w:rtl w:val="0"/>
              </w:rPr>
              <w:t xml:space="preserve">ML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03">
            <w:pPr>
              <w:rPr/>
            </w:pPr>
            <w:r w:rsidDel="00000000" w:rsidR="00000000" w:rsidRPr="00000000">
              <w:rPr>
                <w:rtl w:val="0"/>
              </w:rPr>
              <w:t xml:space="preserve">Novel specimens with very few micrographs (as low as 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04">
            <w:pPr>
              <w:rPr/>
            </w:pPr>
            <w:r w:rsidDel="00000000" w:rsidR="00000000" w:rsidRPr="00000000">
              <w:rPr>
                <w:rtl w:val="0"/>
              </w:rPr>
              <w:t xml:space="preserve">Open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05">
            <w:pPr>
              <w:rPr/>
            </w:pPr>
            <w:r w:rsidDel="00000000" w:rsidR="00000000" w:rsidRPr="00000000">
              <w:rPr>
                <w:rtl w:val="0"/>
              </w:rPr>
              <w:t xml:space="preserve">Cuevas-Saavedra 2025</w:t>
            </w:r>
          </w:p>
        </w:tc>
      </w:tr>
      <w:tr>
        <w:trPr>
          <w:cantSplit w:val="0"/>
          <w:trHeight w:val="872.7758789062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06">
            <w:pPr>
              <w:rPr/>
            </w:pPr>
            <w:r w:rsidDel="00000000" w:rsidR="00000000" w:rsidRPr="00000000">
              <w:rPr>
                <w:rtl w:val="0"/>
              </w:rPr>
              <w:t xml:space="preserve">crYOLO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07">
            <w:pPr>
              <w:rPr/>
            </w:pPr>
            <w:r w:rsidDel="00000000" w:rsidR="00000000" w:rsidRPr="00000000">
              <w:rPr>
                <w:rtl w:val="0"/>
              </w:rPr>
              <w:t xml:space="preserve">SPA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08">
            <w:pPr>
              <w:rPr/>
            </w:pPr>
            <w:r w:rsidDel="00000000" w:rsidR="00000000" w:rsidRPr="00000000">
              <w:rPr>
                <w:rtl w:val="0"/>
              </w:rPr>
              <w:t xml:space="preserve">ML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09">
            <w:pPr>
              <w:rPr/>
            </w:pPr>
            <w:r w:rsidDel="00000000" w:rsidR="00000000" w:rsidRPr="00000000">
              <w:rPr>
                <w:rtl w:val="0"/>
              </w:rPr>
              <w:t xml:space="preserve">General-purpose fast picking on commodity GPU (best first choice)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0A">
            <w:pPr>
              <w:rPr/>
            </w:pPr>
            <w:r w:rsidDel="00000000" w:rsidR="00000000" w:rsidRPr="00000000">
              <w:rPr>
                <w:rtl w:val="0"/>
              </w:rPr>
              <w:t xml:space="preserve">Open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0B">
            <w:pPr>
              <w:rPr/>
            </w:pPr>
            <w:r w:rsidDel="00000000" w:rsidR="00000000" w:rsidRPr="00000000">
              <w:rPr>
                <w:rtl w:val="0"/>
              </w:rPr>
              <w:t xml:space="preserve">Wagner 2019</w:t>
            </w:r>
          </w:p>
        </w:tc>
      </w:tr>
      <w:tr>
        <w:trPr>
          <w:cantSplit w:val="0"/>
          <w:trHeight w:val="872.7758789062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0C">
            <w:pPr>
              <w:rPr/>
            </w:pPr>
            <w:r w:rsidDel="00000000" w:rsidR="00000000" w:rsidRPr="00000000">
              <w:rPr>
                <w:rtl w:val="0"/>
              </w:rPr>
              <w:t xml:space="preserve">CryoSegNet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0D">
            <w:pPr>
              <w:rPr/>
            </w:pPr>
            <w:r w:rsidDel="00000000" w:rsidR="00000000" w:rsidRPr="00000000">
              <w:rPr>
                <w:rtl w:val="0"/>
              </w:rPr>
              <w:t xml:space="preserve">SPA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0E">
            <w:pPr>
              <w:rPr/>
            </w:pPr>
            <w:r w:rsidDel="00000000" w:rsidR="00000000" w:rsidRPr="00000000">
              <w:rPr>
                <w:rtl w:val="0"/>
              </w:rPr>
              <w:t xml:space="preserve">ML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0F">
            <w:pPr>
              <w:rPr/>
            </w:pPr>
            <w:r w:rsidDel="00000000" w:rsidR="00000000" w:rsidRPr="00000000">
              <w:rPr>
                <w:rtl w:val="0"/>
              </w:rPr>
              <w:t xml:space="preserve">SAM-augmented picking, better resolution than Topaz/crYOLO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10">
            <w:pPr>
              <w:rPr/>
            </w:pPr>
            <w:r w:rsidDel="00000000" w:rsidR="00000000" w:rsidRPr="00000000">
              <w:rPr>
                <w:rtl w:val="0"/>
              </w:rPr>
              <w:t xml:space="preserve">Open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11">
            <w:pPr>
              <w:rPr/>
            </w:pPr>
            <w:r w:rsidDel="00000000" w:rsidR="00000000" w:rsidRPr="00000000">
              <w:rPr>
                <w:rtl w:val="0"/>
              </w:rPr>
              <w:t xml:space="preserve">Gyawali 2024</w:t>
            </w:r>
          </w:p>
        </w:tc>
      </w:tr>
      <w:tr>
        <w:trPr>
          <w:cantSplit w:val="0"/>
          <w:trHeight w:val="872.7758789062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12">
            <w:pPr>
              <w:rPr/>
            </w:pPr>
            <w:r w:rsidDel="00000000" w:rsidR="00000000" w:rsidRPr="00000000">
              <w:rPr>
                <w:rtl w:val="0"/>
              </w:rPr>
              <w:t xml:space="preserve">CryoTransformer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13">
            <w:pPr>
              <w:rPr/>
            </w:pPr>
            <w:r w:rsidDel="00000000" w:rsidR="00000000" w:rsidRPr="00000000">
              <w:rPr>
                <w:rtl w:val="0"/>
              </w:rPr>
              <w:t xml:space="preserve">SPA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14">
            <w:pPr>
              <w:rPr/>
            </w:pPr>
            <w:r w:rsidDel="00000000" w:rsidR="00000000" w:rsidRPr="00000000">
              <w:rPr>
                <w:rtl w:val="0"/>
              </w:rPr>
              <w:t xml:space="preserve">ML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15">
            <w:pPr>
              <w:rPr/>
            </w:pPr>
            <w:r w:rsidDel="00000000" w:rsidR="00000000" w:rsidRPr="00000000">
              <w:rPr>
                <w:rtl w:val="0"/>
              </w:rPr>
              <w:t xml:space="preserve">Transformer model with large pretraining (strong benchmark performance)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16">
            <w:pPr>
              <w:rPr/>
            </w:pPr>
            <w:r w:rsidDel="00000000" w:rsidR="00000000" w:rsidRPr="00000000">
              <w:rPr>
                <w:rtl w:val="0"/>
              </w:rPr>
              <w:t xml:space="preserve">Open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17">
            <w:pPr>
              <w:rPr/>
            </w:pPr>
            <w:r w:rsidDel="00000000" w:rsidR="00000000" w:rsidRPr="00000000">
              <w:rPr>
                <w:rtl w:val="0"/>
              </w:rPr>
              <w:t xml:space="preserve">Dhakal 2024</w:t>
            </w:r>
          </w:p>
        </w:tc>
      </w:tr>
      <w:tr>
        <w:trPr>
          <w:cantSplit w:val="0"/>
          <w:trHeight w:val="872.7758789062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18">
            <w:pPr>
              <w:rPr/>
            </w:pPr>
            <w:r w:rsidDel="00000000" w:rsidR="00000000" w:rsidRPr="00000000">
              <w:rPr>
                <w:rtl w:val="0"/>
              </w:rPr>
              <w:t xml:space="preserve">DeepCryoPicker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19">
            <w:pPr>
              <w:rPr/>
            </w:pPr>
            <w:r w:rsidDel="00000000" w:rsidR="00000000" w:rsidRPr="00000000">
              <w:rPr>
                <w:rtl w:val="0"/>
              </w:rPr>
              <w:t xml:space="preserve">SPA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1A">
            <w:pPr>
              <w:rPr/>
            </w:pPr>
            <w:r w:rsidDel="00000000" w:rsidR="00000000" w:rsidRPr="00000000">
              <w:rPr>
                <w:rtl w:val="0"/>
              </w:rPr>
              <w:t xml:space="preserve">ML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1B">
            <w:pPr>
              <w:rPr/>
            </w:pPr>
            <w:r w:rsidDel="00000000" w:rsidR="00000000" w:rsidRPr="00000000">
              <w:rPr>
                <w:rtl w:val="0"/>
              </w:rPr>
              <w:t xml:space="preserve">Historical / minimally maintained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1C">
            <w:pPr>
              <w:rPr/>
            </w:pPr>
            <w:r w:rsidDel="00000000" w:rsidR="00000000" w:rsidRPr="00000000">
              <w:rPr>
                <w:rtl w:val="0"/>
              </w:rPr>
              <w:t xml:space="preserve">Open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1D">
            <w:pPr>
              <w:rPr/>
            </w:pPr>
            <w:r w:rsidDel="00000000" w:rsidR="00000000" w:rsidRPr="00000000">
              <w:rPr>
                <w:rtl w:val="0"/>
              </w:rPr>
              <w:t xml:space="preserve">Al-Azzawi 2020</w:t>
            </w:r>
          </w:p>
        </w:tc>
      </w:tr>
      <w:tr>
        <w:trPr>
          <w:cantSplit w:val="0"/>
          <w:trHeight w:val="872.7758789062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1E">
            <w:pPr>
              <w:rPr/>
            </w:pPr>
            <w:r w:rsidDel="00000000" w:rsidR="00000000" w:rsidRPr="00000000">
              <w:rPr>
                <w:rtl w:val="0"/>
              </w:rPr>
              <w:t xml:space="preserve">DeepPicker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1F">
            <w:pPr>
              <w:rPr/>
            </w:pPr>
            <w:r w:rsidDel="00000000" w:rsidR="00000000" w:rsidRPr="00000000">
              <w:rPr>
                <w:rtl w:val="0"/>
              </w:rPr>
              <w:t xml:space="preserve">SPA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20">
            <w:pPr>
              <w:rPr/>
            </w:pPr>
            <w:r w:rsidDel="00000000" w:rsidR="00000000" w:rsidRPr="00000000">
              <w:rPr>
                <w:rtl w:val="0"/>
              </w:rPr>
              <w:t xml:space="preserve">ML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21">
            <w:pPr>
              <w:rPr/>
            </w:pPr>
            <w:r w:rsidDel="00000000" w:rsidR="00000000" w:rsidRPr="00000000">
              <w:rPr>
                <w:rtl w:val="0"/>
              </w:rPr>
              <w:t xml:space="preserve">Historical baseline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22">
            <w:pPr>
              <w:rPr/>
            </w:pPr>
            <w:r w:rsidDel="00000000" w:rsidR="00000000" w:rsidRPr="00000000">
              <w:rPr>
                <w:rtl w:val="0"/>
              </w:rPr>
              <w:t xml:space="preserve">Open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23">
            <w:pPr>
              <w:rPr/>
            </w:pPr>
            <w:r w:rsidDel="00000000" w:rsidR="00000000" w:rsidRPr="00000000">
              <w:rPr>
                <w:rtl w:val="0"/>
              </w:rPr>
              <w:t xml:space="preserve">Wang 2016</w:t>
            </w:r>
          </w:p>
        </w:tc>
      </w:tr>
      <w:tr>
        <w:trPr>
          <w:cantSplit w:val="0"/>
          <w:trHeight w:val="872.7758789062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24">
            <w:pPr>
              <w:rPr/>
            </w:pPr>
            <w:r w:rsidDel="00000000" w:rsidR="00000000" w:rsidRPr="00000000">
              <w:rPr>
                <w:rtl w:val="0"/>
              </w:rPr>
              <w:t xml:space="preserve">DRPnet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25">
            <w:pPr>
              <w:rPr/>
            </w:pPr>
            <w:r w:rsidDel="00000000" w:rsidR="00000000" w:rsidRPr="00000000">
              <w:rPr>
                <w:rtl w:val="0"/>
              </w:rPr>
              <w:t xml:space="preserve">SPA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26">
            <w:pPr>
              <w:rPr/>
            </w:pPr>
            <w:r w:rsidDel="00000000" w:rsidR="00000000" w:rsidRPr="00000000">
              <w:rPr>
                <w:rtl w:val="0"/>
              </w:rPr>
              <w:t xml:space="preserve">ML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27">
            <w:pPr>
              <w:rPr/>
            </w:pPr>
            <w:r w:rsidDel="00000000" w:rsidR="00000000" w:rsidRPr="00000000">
              <w:rPr>
                <w:rtl w:val="0"/>
              </w:rPr>
              <w:t xml:space="preserve">Prefer heatmap/regression-style particle picking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28">
            <w:pPr>
              <w:rPr/>
            </w:pPr>
            <w:r w:rsidDel="00000000" w:rsidR="00000000" w:rsidRPr="00000000">
              <w:rPr>
                <w:rtl w:val="0"/>
              </w:rPr>
              <w:t xml:space="preserve">Open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29">
            <w:pPr>
              <w:rPr/>
            </w:pPr>
            <w:r w:rsidDel="00000000" w:rsidR="00000000" w:rsidRPr="00000000">
              <w:rPr>
                <w:rtl w:val="0"/>
              </w:rPr>
              <w:t xml:space="preserve">Nguyen 2021</w:t>
            </w:r>
          </w:p>
        </w:tc>
      </w:tr>
      <w:tr>
        <w:trPr>
          <w:cantSplit w:val="0"/>
          <w:trHeight w:val="872.7758789062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2A">
            <w:pPr>
              <w:rPr/>
            </w:pPr>
            <w:r w:rsidDel="00000000" w:rsidR="00000000" w:rsidRPr="00000000">
              <w:rPr>
                <w:rtl w:val="0"/>
              </w:rPr>
              <w:t xml:space="preserve">EMAN2 NN-picker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2B">
            <w:pPr>
              <w:rPr/>
            </w:pPr>
            <w:r w:rsidDel="00000000" w:rsidR="00000000" w:rsidRPr="00000000">
              <w:rPr>
                <w:rtl w:val="0"/>
              </w:rPr>
              <w:t xml:space="preserve">cryo-ET, SPA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2C">
            <w:pPr>
              <w:rPr/>
            </w:pPr>
            <w:r w:rsidDel="00000000" w:rsidR="00000000" w:rsidRPr="00000000">
              <w:rPr>
                <w:rtl w:val="0"/>
              </w:rPr>
              <w:t xml:space="preserve">ML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2D">
            <w:pPr>
              <w:rPr/>
            </w:pPr>
            <w:r w:rsidDel="00000000" w:rsidR="00000000" w:rsidRPr="00000000">
              <w:rPr>
                <w:rtl w:val="0"/>
              </w:rPr>
              <w:t xml:space="preserve">Already using EMAN2 + want interactive training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2E">
            <w:pPr>
              <w:rPr/>
            </w:pPr>
            <w:r w:rsidDel="00000000" w:rsidR="00000000" w:rsidRPr="00000000">
              <w:rPr>
                <w:rtl w:val="0"/>
              </w:rPr>
              <w:t xml:space="preserve">Open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2F">
            <w:pPr>
              <w:rPr/>
            </w:pPr>
            <w:r w:rsidDel="00000000" w:rsidR="00000000" w:rsidRPr="00000000">
              <w:rPr>
                <w:rtl w:val="0"/>
              </w:rPr>
              <w:t xml:space="preserve">Bell 2018</w:t>
            </w:r>
          </w:p>
        </w:tc>
      </w:tr>
      <w:tr>
        <w:trPr>
          <w:cantSplit w:val="0"/>
          <w:trHeight w:val="872.7758789062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30">
            <w:pPr>
              <w:rPr/>
            </w:pPr>
            <w:r w:rsidDel="00000000" w:rsidR="00000000" w:rsidRPr="00000000">
              <w:rPr>
                <w:rtl w:val="0"/>
              </w:rPr>
              <w:t xml:space="preserve">EPicker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31">
            <w:pPr>
              <w:rPr/>
            </w:pPr>
            <w:r w:rsidDel="00000000" w:rsidR="00000000" w:rsidRPr="00000000">
              <w:rPr>
                <w:rtl w:val="0"/>
              </w:rPr>
              <w:t xml:space="preserve">SPA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32">
            <w:pPr>
              <w:rPr/>
            </w:pPr>
            <w:r w:rsidDel="00000000" w:rsidR="00000000" w:rsidRPr="00000000">
              <w:rPr>
                <w:rtl w:val="0"/>
              </w:rPr>
              <w:t xml:space="preserve">ML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33">
            <w:pPr>
              <w:rPr/>
            </w:pPr>
            <w:r w:rsidDel="00000000" w:rsidR="00000000" w:rsidRPr="00000000">
              <w:rPr>
                <w:rtl w:val="0"/>
              </w:rPr>
              <w:t xml:space="preserve">Diverse objects (particles, vesicles, fibers) with one model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34">
            <w:pPr>
              <w:rPr/>
            </w:pPr>
            <w:r w:rsidDel="00000000" w:rsidR="00000000" w:rsidRPr="00000000">
              <w:rPr>
                <w:rtl w:val="0"/>
              </w:rPr>
              <w:t xml:space="preserve">Open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35">
            <w:pPr>
              <w:rPr/>
            </w:pPr>
            <w:r w:rsidDel="00000000" w:rsidR="00000000" w:rsidRPr="00000000">
              <w:rPr>
                <w:rtl w:val="0"/>
              </w:rPr>
              <w:t xml:space="preserve">Zhang 2022</w:t>
            </w:r>
          </w:p>
        </w:tc>
      </w:tr>
      <w:tr>
        <w:trPr>
          <w:cantSplit w:val="0"/>
          <w:trHeight w:val="872.7758789062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36">
            <w:pPr>
              <w:rPr/>
            </w:pPr>
            <w:r w:rsidDel="00000000" w:rsidR="00000000" w:rsidRPr="00000000">
              <w:rPr>
                <w:rtl w:val="0"/>
              </w:rPr>
              <w:t xml:space="preserve">PIXER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37">
            <w:pPr>
              <w:rPr/>
            </w:pPr>
            <w:r w:rsidDel="00000000" w:rsidR="00000000" w:rsidRPr="00000000">
              <w:rPr>
                <w:rtl w:val="0"/>
              </w:rPr>
              <w:t xml:space="preserve">SPA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38">
            <w:pPr>
              <w:rPr/>
            </w:pPr>
            <w:r w:rsidDel="00000000" w:rsidR="00000000" w:rsidRPr="00000000">
              <w:rPr>
                <w:rtl w:val="0"/>
              </w:rPr>
              <w:t xml:space="preserve">ML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39">
            <w:pPr>
              <w:rPr/>
            </w:pPr>
            <w:r w:rsidDel="00000000" w:rsidR="00000000" w:rsidRPr="00000000">
              <w:rPr>
                <w:rtl w:val="0"/>
              </w:rPr>
              <w:t xml:space="preserve">Historical semantic segmentation approach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3A">
            <w:pPr>
              <w:rPr/>
            </w:pPr>
            <w:r w:rsidDel="00000000" w:rsidR="00000000" w:rsidRPr="00000000">
              <w:rPr>
                <w:rtl w:val="0"/>
              </w:rPr>
              <w:t xml:space="preserve">Open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3B">
            <w:pPr>
              <w:rPr/>
            </w:pPr>
            <w:r w:rsidDel="00000000" w:rsidR="00000000" w:rsidRPr="00000000">
              <w:rPr>
                <w:rtl w:val="0"/>
              </w:rPr>
              <w:t xml:space="preserve">Zhang 2019</w:t>
            </w:r>
          </w:p>
        </w:tc>
      </w:tr>
      <w:tr>
        <w:trPr>
          <w:cantSplit w:val="0"/>
          <w:trHeight w:val="872.7758789062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3C">
            <w:pPr>
              <w:rPr/>
            </w:pPr>
            <w:r w:rsidDel="00000000" w:rsidR="00000000" w:rsidRPr="00000000">
              <w:rPr>
                <w:rtl w:val="0"/>
              </w:rPr>
              <w:t xml:space="preserve">REPIC</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3D">
            <w:pPr>
              <w:rPr/>
            </w:pPr>
            <w:r w:rsidDel="00000000" w:rsidR="00000000" w:rsidRPr="00000000">
              <w:rPr>
                <w:rtl w:val="0"/>
              </w:rPr>
              <w:t xml:space="preserve">SPA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3E">
            <w:pPr>
              <w:rPr/>
            </w:pPr>
            <w:r w:rsidDel="00000000" w:rsidR="00000000" w:rsidRPr="00000000">
              <w:rPr>
                <w:rtl w:val="0"/>
              </w:rPr>
              <w:t xml:space="preserve">ML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3F">
            <w:pPr>
              <w:rPr/>
            </w:pPr>
            <w:r w:rsidDel="00000000" w:rsidR="00000000" w:rsidRPr="00000000">
              <w:rPr>
                <w:rtl w:val="0"/>
              </w:rPr>
              <w:t xml:space="preserve">Consensus picking from multiple pickers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40">
            <w:pPr>
              <w:rPr/>
            </w:pPr>
            <w:r w:rsidDel="00000000" w:rsidR="00000000" w:rsidRPr="00000000">
              <w:rPr>
                <w:rtl w:val="0"/>
              </w:rPr>
              <w:t xml:space="preserve">Open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41">
            <w:pPr>
              <w:rPr/>
            </w:pPr>
            <w:r w:rsidDel="00000000" w:rsidR="00000000" w:rsidRPr="00000000">
              <w:rPr>
                <w:rtl w:val="0"/>
              </w:rPr>
              <w:t xml:space="preserve">Cameron 2024</w:t>
            </w:r>
          </w:p>
        </w:tc>
      </w:tr>
      <w:tr>
        <w:trPr>
          <w:cantSplit w:val="0"/>
          <w:trHeight w:val="872.7758789062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42">
            <w:pPr>
              <w:rPr/>
            </w:pPr>
            <w:r w:rsidDel="00000000" w:rsidR="00000000" w:rsidRPr="00000000">
              <w:rPr>
                <w:rtl w:val="0"/>
              </w:rPr>
              <w:t xml:space="preserve">Topaz</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43">
            <w:pPr>
              <w:rPr/>
            </w:pPr>
            <w:r w:rsidDel="00000000" w:rsidR="00000000" w:rsidRPr="00000000">
              <w:rPr>
                <w:rtl w:val="0"/>
              </w:rPr>
              <w:t xml:space="preserve">SPA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44">
            <w:pPr>
              <w:rPr/>
            </w:pPr>
            <w:r w:rsidDel="00000000" w:rsidR="00000000" w:rsidRPr="00000000">
              <w:rPr>
                <w:rtl w:val="0"/>
              </w:rPr>
              <w:t xml:space="preserve">ML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45">
            <w:pPr>
              <w:rPr/>
            </w:pPr>
            <w:r w:rsidDel="00000000" w:rsidR="00000000" w:rsidRPr="00000000">
              <w:rPr>
                <w:rtl w:val="0"/>
              </w:rPr>
              <w:t xml:space="preserve">Sparse/partial labels or small/non-globular particles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46">
            <w:pPr>
              <w:rPr/>
            </w:pPr>
            <w:r w:rsidDel="00000000" w:rsidR="00000000" w:rsidRPr="00000000">
              <w:rPr>
                <w:rtl w:val="0"/>
              </w:rPr>
              <w:t xml:space="preserve">Open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47">
            <w:pPr>
              <w:rPr/>
            </w:pPr>
            <w:r w:rsidDel="00000000" w:rsidR="00000000" w:rsidRPr="00000000">
              <w:rPr>
                <w:rtl w:val="0"/>
              </w:rPr>
              <w:t xml:space="preserve">Bepler 2019</w:t>
            </w:r>
          </w:p>
        </w:tc>
      </w:tr>
      <w:tr>
        <w:trPr>
          <w:cantSplit w:val="0"/>
          <w:trHeight w:val="872.7758789062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48">
            <w:pPr>
              <w:rPr/>
            </w:pPr>
            <w:r w:rsidDel="00000000" w:rsidR="00000000" w:rsidRPr="00000000">
              <w:rPr>
                <w:rtl w:val="0"/>
              </w:rPr>
              <w:t xml:space="preserve">UPicker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49">
            <w:pPr>
              <w:rPr/>
            </w:pPr>
            <w:r w:rsidDel="00000000" w:rsidR="00000000" w:rsidRPr="00000000">
              <w:rPr>
                <w:rtl w:val="0"/>
              </w:rPr>
              <w:t xml:space="preserve">SPA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4A">
            <w:pPr>
              <w:rPr/>
            </w:pPr>
            <w:r w:rsidDel="00000000" w:rsidR="00000000" w:rsidRPr="00000000">
              <w:rPr>
                <w:rtl w:val="0"/>
              </w:rPr>
              <w:t xml:space="preserve">ML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4B">
            <w:pPr>
              <w:rPr/>
            </w:pPr>
            <w:r w:rsidDel="00000000" w:rsidR="00000000" w:rsidRPr="00000000">
              <w:rPr>
                <w:rtl w:val="0"/>
              </w:rPr>
              <w:t xml:space="preserve">Very limited labeled data but many unlabeled micrographs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4C">
            <w:pPr>
              <w:rPr/>
            </w:pPr>
            <w:r w:rsidDel="00000000" w:rsidR="00000000" w:rsidRPr="00000000">
              <w:rPr>
                <w:rtl w:val="0"/>
              </w:rPr>
              <w:t xml:space="preserve">Open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4D">
            <w:pPr>
              <w:rPr/>
            </w:pPr>
            <w:r w:rsidDel="00000000" w:rsidR="00000000" w:rsidRPr="00000000">
              <w:rPr>
                <w:rtl w:val="0"/>
              </w:rPr>
              <w:t xml:space="preserve">Wang 2024</w:t>
            </w:r>
          </w:p>
        </w:tc>
      </w:tr>
      <w:tr>
        <w:trPr>
          <w:cantSplit w:val="0"/>
          <w:trHeight w:val="872.7758789062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4E">
            <w:pPr>
              <w:rPr/>
            </w:pPr>
            <w:r w:rsidDel="00000000" w:rsidR="00000000" w:rsidRPr="00000000">
              <w:rPr>
                <w:rtl w:val="0"/>
              </w:rPr>
              <w:t xml:space="preserve">Warp / BoxNet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4F">
            <w:pPr>
              <w:rPr/>
            </w:pPr>
            <w:r w:rsidDel="00000000" w:rsidR="00000000" w:rsidRPr="00000000">
              <w:rPr>
                <w:rtl w:val="0"/>
              </w:rPr>
              <w:t xml:space="preserve">cryo-ET, SPA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50">
            <w:pPr>
              <w:rPr/>
            </w:pPr>
            <w:r w:rsidDel="00000000" w:rsidR="00000000" w:rsidRPr="00000000">
              <w:rPr>
                <w:rtl w:val="0"/>
              </w:rPr>
              <w:t xml:space="preserve">ML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51">
            <w:pPr>
              <w:rPr/>
            </w:pPr>
            <w:r w:rsidDel="00000000" w:rsidR="00000000" w:rsidRPr="00000000">
              <w:rPr>
                <w:rtl w:val="0"/>
              </w:rPr>
              <w:t xml:space="preserve">Real-time picking during motion correction &amp; CTF</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52">
            <w:pPr>
              <w:rPr/>
            </w:pPr>
            <w:r w:rsidDel="00000000" w:rsidR="00000000" w:rsidRPr="00000000">
              <w:rPr>
                <w:rtl w:val="0"/>
              </w:rPr>
              <w:t xml:space="preserve">Open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53">
            <w:pPr>
              <w:rPr/>
            </w:pPr>
            <w:r w:rsidDel="00000000" w:rsidR="00000000" w:rsidRPr="00000000">
              <w:rPr>
                <w:rtl w:val="0"/>
              </w:rPr>
              <w:t xml:space="preserve">Tegunov 2019</w:t>
            </w:r>
          </w:p>
        </w:tc>
      </w:tr>
      <w:tr>
        <w:trPr>
          <w:cantSplit w:val="0"/>
          <w:trHeight w:val="872.7758789062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54">
            <w:pPr>
              <w:rPr/>
            </w:pPr>
            <w:r w:rsidDel="00000000" w:rsidR="00000000" w:rsidRPr="00000000">
              <w:rPr>
                <w:rtl w:val="0"/>
              </w:rPr>
              <w:t xml:space="preserve">APPLE-picker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55">
            <w:pPr>
              <w:rPr/>
            </w:pPr>
            <w:r w:rsidDel="00000000" w:rsidR="00000000" w:rsidRPr="00000000">
              <w:rPr>
                <w:rtl w:val="0"/>
              </w:rPr>
              <w:t xml:space="preserve">SPA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56">
            <w:pPr>
              <w:rPr/>
            </w:pPr>
            <w:r w:rsidDel="00000000" w:rsidR="00000000" w:rsidRPr="00000000">
              <w:rPr>
                <w:rtl w:val="0"/>
              </w:rPr>
              <w:t xml:space="preserve">Classical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57">
            <w:pPr>
              <w:rPr/>
            </w:pPr>
            <w:r w:rsidDel="00000000" w:rsidR="00000000" w:rsidRPr="00000000">
              <w:rPr>
                <w:rtl w:val="0"/>
              </w:rPr>
              <w:t xml:space="preserve">No-training, predictable classical picker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58">
            <w:pPr>
              <w:rPr/>
            </w:pPr>
            <w:r w:rsidDel="00000000" w:rsidR="00000000" w:rsidRPr="00000000">
              <w:rPr>
                <w:rtl w:val="0"/>
              </w:rPr>
              <w:t xml:space="preserve">Open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59">
            <w:pPr>
              <w:rPr/>
            </w:pPr>
            <w:r w:rsidDel="00000000" w:rsidR="00000000" w:rsidRPr="00000000">
              <w:rPr>
                <w:rtl w:val="0"/>
              </w:rPr>
              <w:t xml:space="preserve">Heimowitz 2018</w:t>
            </w:r>
          </w:p>
        </w:tc>
      </w:tr>
      <w:tr>
        <w:trPr>
          <w:cantSplit w:val="0"/>
          <w:trHeight w:val="872.7758789062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5A">
            <w:pPr>
              <w:rPr/>
            </w:pPr>
            <w:r w:rsidDel="00000000" w:rsidR="00000000" w:rsidRPr="00000000">
              <w:rPr>
                <w:rtl w:val="0"/>
              </w:rPr>
              <w:t xml:space="preserve">cisTEM 2DTM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5B">
            <w:pPr>
              <w:rPr/>
            </w:pPr>
            <w:r w:rsidDel="00000000" w:rsidR="00000000" w:rsidRPr="00000000">
              <w:rPr>
                <w:rtl w:val="0"/>
              </w:rPr>
              <w:t xml:space="preserve">SPA, cryo-ET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5C">
            <w:pPr>
              <w:rPr/>
            </w:pPr>
            <w:r w:rsidDel="00000000" w:rsidR="00000000" w:rsidRPr="00000000">
              <w:rPr>
                <w:rtl w:val="0"/>
              </w:rPr>
              <w:t xml:space="preserve">Classical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5D">
            <w:pPr>
              <w:rPr/>
            </w:pPr>
            <w:r w:rsidDel="00000000" w:rsidR="00000000" w:rsidRPr="00000000">
              <w:rPr>
                <w:rtl w:val="0"/>
              </w:rPr>
              <w:t xml:space="preserve">High-resolution 2D template matching with atomic model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5E">
            <w:pPr>
              <w:rPr/>
            </w:pPr>
            <w:r w:rsidDel="00000000" w:rsidR="00000000" w:rsidRPr="00000000">
              <w:rPr>
                <w:rtl w:val="0"/>
              </w:rPr>
              <w:t xml:space="preserve">Open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5F">
            <w:pPr>
              <w:rPr/>
            </w:pPr>
            <w:r w:rsidDel="00000000" w:rsidR="00000000" w:rsidRPr="00000000">
              <w:rPr>
                <w:rtl w:val="0"/>
              </w:rPr>
              <w:t xml:space="preserve">Lucas 2021</w:t>
            </w:r>
          </w:p>
        </w:tc>
      </w:tr>
      <w:tr>
        <w:trPr>
          <w:cantSplit w:val="0"/>
          <w:trHeight w:val="872.7758789062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60">
            <w:pPr>
              <w:rPr/>
            </w:pPr>
            <w:r w:rsidDel="00000000" w:rsidR="00000000" w:rsidRPr="00000000">
              <w:rPr>
                <w:rtl w:val="0"/>
              </w:rPr>
              <w:t xml:space="preserve">Gautomatch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61">
            <w:pPr>
              <w:rPr/>
            </w:pPr>
            <w:r w:rsidDel="00000000" w:rsidR="00000000" w:rsidRPr="00000000">
              <w:rPr>
                <w:rtl w:val="0"/>
              </w:rPr>
              <w:t xml:space="preserve">SPA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62">
            <w:pPr>
              <w:rPr/>
            </w:pPr>
            <w:r w:rsidDel="00000000" w:rsidR="00000000" w:rsidRPr="00000000">
              <w:rPr>
                <w:rtl w:val="0"/>
              </w:rPr>
              <w:t xml:space="preserve">Classical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63">
            <w:pPr>
              <w:rPr/>
            </w:pPr>
            <w:r w:rsidDel="00000000" w:rsidR="00000000" w:rsidRPr="00000000">
              <w:rPr>
                <w:rtl w:val="0"/>
              </w:rPr>
              <w:t xml:space="preserve">Template-based picking with GPU cross-correlation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64">
            <w:pPr>
              <w:rPr/>
            </w:pPr>
            <w:r w:rsidDel="00000000" w:rsidR="00000000" w:rsidRPr="00000000">
              <w:rPr>
                <w:rtl w:val="0"/>
              </w:rPr>
              <w:t xml:space="preserve">Open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65">
            <w:pPr>
              <w:rPr/>
            </w:pPr>
            <w:commentRangeStart w:id="58"/>
            <w:r w:rsidDel="00000000" w:rsidR="00000000" w:rsidRPr="00000000">
              <w:rPr>
                <w:rtl w:val="0"/>
              </w:rPr>
              <w:t xml:space="preserve">Zhang</w:t>
            </w:r>
            <w:commentRangeEnd w:id="58"/>
            <w:r w:rsidDel="00000000" w:rsidR="00000000" w:rsidRPr="00000000">
              <w:commentReference w:id="58"/>
            </w:r>
            <w:r w:rsidDel="00000000" w:rsidR="00000000" w:rsidRPr="00000000">
              <w:rPr>
                <w:rtl w:val="0"/>
              </w:rPr>
            </w:r>
          </w:p>
        </w:tc>
      </w:tr>
      <w:tr>
        <w:trPr>
          <w:cantSplit w:val="0"/>
          <w:trHeight w:val="872.77587890625" w:hRule="atLeast"/>
          <w:tblHeader w:val="0"/>
        </w:trPr>
        <w:tc>
          <w:tcPr>
            <w:tcBorders>
              <w:top w:color="000000" w:space="0" w:sz="0" w:val="nil"/>
              <w:left w:color="000000" w:space="0" w:sz="0" w:val="nil"/>
              <w:bottom w:color="000000" w:space="0" w:sz="1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66">
            <w:pPr>
              <w:rPr/>
            </w:pPr>
            <w:r w:rsidDel="00000000" w:rsidR="00000000" w:rsidRPr="00000000">
              <w:rPr>
                <w:rtl w:val="0"/>
              </w:rPr>
              <w:t xml:space="preserve">Reference-based auto-picking (RELION / cryoSPARC)</w:t>
            </w:r>
          </w:p>
        </w:tc>
        <w:tc>
          <w:tcPr>
            <w:tcBorders>
              <w:top w:color="000000" w:space="0" w:sz="0" w:val="nil"/>
              <w:left w:color="000000" w:space="0" w:sz="0" w:val="nil"/>
              <w:bottom w:color="000000" w:space="0" w:sz="1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67">
            <w:pPr>
              <w:rPr/>
            </w:pPr>
            <w:r w:rsidDel="00000000" w:rsidR="00000000" w:rsidRPr="00000000">
              <w:rPr>
                <w:rtl w:val="0"/>
              </w:rPr>
              <w:t xml:space="preserve">SPA</w:t>
            </w:r>
          </w:p>
        </w:tc>
        <w:tc>
          <w:tcPr>
            <w:tcBorders>
              <w:top w:color="000000" w:space="0" w:sz="0" w:val="nil"/>
              <w:left w:color="000000" w:space="0" w:sz="0" w:val="nil"/>
              <w:bottom w:color="000000" w:space="0" w:sz="1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68">
            <w:pPr>
              <w:rPr/>
            </w:pPr>
            <w:r w:rsidDel="00000000" w:rsidR="00000000" w:rsidRPr="00000000">
              <w:rPr>
                <w:rtl w:val="0"/>
              </w:rPr>
              <w:t xml:space="preserve">Classical</w:t>
            </w:r>
          </w:p>
        </w:tc>
        <w:tc>
          <w:tcPr>
            <w:tcBorders>
              <w:top w:color="000000" w:space="0" w:sz="0" w:val="nil"/>
              <w:left w:color="000000" w:space="0" w:sz="0" w:val="nil"/>
              <w:bottom w:color="000000" w:space="0" w:sz="1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69">
            <w:pPr>
              <w:rPr/>
            </w:pPr>
            <w:r w:rsidDel="00000000" w:rsidR="00000000" w:rsidRPr="00000000">
              <w:rPr>
                <w:rtl w:val="0"/>
              </w:rPr>
              <w:t xml:space="preserve">Have good 2D class averages from same/related sample</w:t>
            </w:r>
          </w:p>
        </w:tc>
        <w:tc>
          <w:tcPr>
            <w:tcBorders>
              <w:top w:color="000000" w:space="0" w:sz="0" w:val="nil"/>
              <w:left w:color="000000" w:space="0" w:sz="0" w:val="nil"/>
              <w:bottom w:color="000000" w:space="0" w:sz="1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6A">
            <w:pPr>
              <w:rPr/>
            </w:pPr>
            <w:r w:rsidDel="00000000" w:rsidR="00000000" w:rsidRPr="00000000">
              <w:rPr>
                <w:rtl w:val="0"/>
              </w:rPr>
              <w:t xml:space="preserve">Open</w:t>
            </w:r>
          </w:p>
        </w:tc>
        <w:tc>
          <w:tcPr>
            <w:tcBorders>
              <w:top w:color="000000" w:space="0" w:sz="0" w:val="nil"/>
              <w:left w:color="000000" w:space="0" w:sz="0" w:val="nil"/>
              <w:bottom w:color="000000" w:space="0" w:sz="1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6B">
            <w:pPr>
              <w:rPr/>
            </w:pPr>
            <w:r w:rsidDel="00000000" w:rsidR="00000000" w:rsidRPr="00000000">
              <w:rPr>
                <w:rtl w:val="0"/>
              </w:rPr>
              <w:t xml:space="preserve">Scheres 2015</w:t>
            </w:r>
          </w:p>
        </w:tc>
      </w:tr>
    </w:tbl>
    <w:p w:rsidR="00000000" w:rsidDel="00000000" w:rsidP="00000000" w:rsidRDefault="00000000" w:rsidRPr="00000000" w14:paraId="0000016C">
      <w:pPr>
        <w:spacing w:after="160" w:lineRule="auto"/>
        <w:rPr/>
      </w:pPr>
      <w:r w:rsidDel="00000000" w:rsidR="00000000" w:rsidRPr="00000000">
        <w:rPr>
          <w:rtl w:val="0"/>
        </w:rPr>
        <w:t xml:space="preserve"> </w:t>
      </w:r>
    </w:p>
    <w:p w:rsidR="00000000" w:rsidDel="00000000" w:rsidP="00000000" w:rsidRDefault="00000000" w:rsidRPr="00000000" w14:paraId="0000016D">
      <w:pPr>
        <w:spacing w:after="160" w:lineRule="auto"/>
        <w:rPr/>
      </w:pPr>
      <w:r w:rsidDel="00000000" w:rsidR="00000000" w:rsidRPr="00000000">
        <w:br w:type="page"/>
      </w:r>
      <w:r w:rsidDel="00000000" w:rsidR="00000000" w:rsidRPr="00000000">
        <w:rPr>
          <w:rtl w:val="0"/>
        </w:rPr>
      </w:r>
    </w:p>
    <w:p w:rsidR="00000000" w:rsidDel="00000000" w:rsidP="00000000" w:rsidRDefault="00000000" w:rsidRPr="00000000" w14:paraId="0000016E">
      <w:pPr>
        <w:pStyle w:val="Heading2"/>
        <w:rPr/>
      </w:pPr>
      <w:bookmarkStart w:colFirst="0" w:colLast="0" w:name="_do5v77ld5b3y" w:id="42"/>
      <w:bookmarkEnd w:id="42"/>
      <w:r w:rsidDel="00000000" w:rsidR="00000000" w:rsidRPr="00000000">
        <w:rPr>
          <w:b w:val="1"/>
          <w:bCs w:val="1"/>
          <w:rtl w:val="0"/>
        </w:rPr>
        <w:t xml:space="preserve">Table 2.</w:t>
      </w:r>
      <w:r w:rsidDel="00000000" w:rsidR="00000000" w:rsidRPr="00000000">
        <w:rPr>
          <w:rtl w:val="0"/>
        </w:rPr>
        <w:t xml:space="preserve"> Cryo-ET macromolecule localization.</w:t>
      </w:r>
      <w:r w:rsidDel="00000000" w:rsidR="00000000" w:rsidRPr="00000000">
        <w:rPr>
          <w:rtl w:val="0"/>
        </w:rPr>
      </w:r>
    </w:p>
    <w:tbl>
      <w:tblPr>
        <w:tblStyle w:val="Table2"/>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215"/>
        <w:gridCol w:w="3945"/>
        <w:gridCol w:w="1410"/>
        <w:gridCol w:w="1635"/>
        <w:tblGridChange w:id="0">
          <w:tblGrid>
            <w:gridCol w:w="1350"/>
            <w:gridCol w:w="1215"/>
            <w:gridCol w:w="3945"/>
            <w:gridCol w:w="1410"/>
            <w:gridCol w:w="1635"/>
          </w:tblGrid>
        </w:tblGridChange>
      </w:tblGrid>
      <w:tr>
        <w:trPr>
          <w:cantSplit w:val="0"/>
          <w:trHeight w:val="330" w:hRule="atLeast"/>
          <w:tblHeader w:val="0"/>
        </w:trPr>
        <w:tc>
          <w:tcPr>
            <w:tcBorders>
              <w:top w:color="000000" w:space="0" w:sz="18" w:val="single"/>
              <w:left w:color="000000" w:space="0" w:sz="0" w:val="nil"/>
              <w:bottom w:color="000000" w:space="0" w:sz="1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6F">
            <w:pPr>
              <w:rPr/>
            </w:pPr>
            <w:r w:rsidDel="00000000" w:rsidR="00000000" w:rsidRPr="00000000">
              <w:rPr>
                <w:rtl w:val="0"/>
              </w:rPr>
              <w:t xml:space="preserve">Tool</w:t>
            </w:r>
          </w:p>
        </w:tc>
        <w:tc>
          <w:tcPr>
            <w:tcBorders>
              <w:top w:color="000000" w:space="0" w:sz="18" w:val="single"/>
              <w:left w:color="000000" w:space="0" w:sz="0" w:val="nil"/>
              <w:bottom w:color="000000" w:space="0" w:sz="1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70">
            <w:pPr>
              <w:rPr/>
            </w:pPr>
            <w:r w:rsidDel="00000000" w:rsidR="00000000" w:rsidRPr="00000000">
              <w:rPr>
                <w:rtl w:val="0"/>
              </w:rPr>
              <w:t xml:space="preserve">Approach</w:t>
            </w:r>
          </w:p>
        </w:tc>
        <w:tc>
          <w:tcPr>
            <w:tcBorders>
              <w:top w:color="000000" w:space="0" w:sz="18" w:val="single"/>
              <w:left w:color="000000" w:space="0" w:sz="0" w:val="nil"/>
              <w:bottom w:color="000000" w:space="0" w:sz="1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71">
            <w:pPr>
              <w:rPr/>
            </w:pPr>
            <w:r w:rsidDel="00000000" w:rsidR="00000000" w:rsidRPr="00000000">
              <w:rPr>
                <w:rtl w:val="0"/>
              </w:rPr>
              <w:t xml:space="preserve">When to use</w:t>
            </w:r>
          </w:p>
        </w:tc>
        <w:tc>
          <w:tcPr>
            <w:tcBorders>
              <w:top w:color="000000" w:space="0" w:sz="18" w:val="single"/>
              <w:left w:color="000000" w:space="0" w:sz="0" w:val="nil"/>
              <w:bottom w:color="000000" w:space="0" w:sz="1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72">
            <w:pPr>
              <w:rPr/>
            </w:pPr>
            <w:r w:rsidDel="00000000" w:rsidR="00000000" w:rsidRPr="00000000">
              <w:rPr>
                <w:rtl w:val="0"/>
              </w:rPr>
              <w:t xml:space="preserve">Availability</w:t>
            </w:r>
          </w:p>
        </w:tc>
        <w:tc>
          <w:tcPr>
            <w:tcBorders>
              <w:top w:color="000000" w:space="0" w:sz="18" w:val="single"/>
              <w:left w:color="000000" w:space="0" w:sz="0" w:val="nil"/>
              <w:bottom w:color="000000" w:space="0" w:sz="1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73">
            <w:pPr>
              <w:rPr/>
            </w:pPr>
            <w:r w:rsidDel="00000000" w:rsidR="00000000" w:rsidRPr="00000000">
              <w:rPr>
                <w:rtl w:val="0"/>
              </w:rPr>
              <w:t xml:space="preserve">Citation</w:t>
            </w:r>
          </w:p>
        </w:tc>
      </w:tr>
      <w:tr>
        <w:trPr>
          <w:cantSplit w:val="0"/>
          <w:trHeight w:val="1454.626464843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74">
            <w:pPr>
              <w:rPr/>
            </w:pPr>
            <w:r w:rsidDel="00000000" w:rsidR="00000000" w:rsidRPr="00000000">
              <w:rPr>
                <w:rtl w:val="0"/>
              </w:rPr>
              <w:t xml:space="preserve">CryoSAM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75">
            <w:pPr>
              <w:rPr/>
            </w:pPr>
            <w:r w:rsidDel="00000000" w:rsidR="00000000" w:rsidRPr="00000000">
              <w:rPr>
                <w:rtl w:val="0"/>
              </w:rPr>
              <w:t xml:space="preserve">ML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76">
            <w:pPr>
              <w:rPr/>
            </w:pPr>
            <w:r w:rsidDel="00000000" w:rsidR="00000000" w:rsidRPr="00000000">
              <w:rPr>
                <w:rtl w:val="0"/>
              </w:rPr>
              <w:t xml:space="preserve">Very few labels; rapid exploratory segmentation in napari/ChimeraX</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77">
            <w:pPr>
              <w:rPr/>
            </w:pPr>
            <w:r w:rsidDel="00000000" w:rsidR="00000000" w:rsidRPr="00000000">
              <w:rPr>
                <w:rtl w:val="0"/>
              </w:rPr>
              <w:t xml:space="preserve">Open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78">
            <w:pPr>
              <w:rPr/>
            </w:pPr>
            <w:r w:rsidDel="00000000" w:rsidR="00000000" w:rsidRPr="00000000">
              <w:rPr>
                <w:rtl w:val="0"/>
              </w:rPr>
              <w:t xml:space="preserve">Zhao 2024</w:t>
            </w:r>
          </w:p>
        </w:tc>
      </w:tr>
      <w:tr>
        <w:trPr>
          <w:cantSplit w:val="0"/>
          <w:trHeight w:val="1454.626464843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79">
            <w:pPr>
              <w:rPr/>
            </w:pPr>
            <w:r w:rsidDel="00000000" w:rsidR="00000000" w:rsidRPr="00000000">
              <w:rPr>
                <w:rtl w:val="0"/>
              </w:rPr>
              <w:t xml:space="preserve">DeepETPicker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7A">
            <w:pPr>
              <w:rPr/>
            </w:pPr>
            <w:r w:rsidDel="00000000" w:rsidR="00000000" w:rsidRPr="00000000">
              <w:rPr>
                <w:rtl w:val="0"/>
              </w:rPr>
              <w:t xml:space="preserve">ML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7B">
            <w:pPr>
              <w:rPr/>
            </w:pPr>
            <w:r w:rsidDel="00000000" w:rsidR="00000000" w:rsidRPr="00000000">
              <w:rPr>
                <w:rtl w:val="0"/>
              </w:rPr>
              <w:t xml:space="preserve">Faster alternative to DeepFinder with lower labelling effort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7C">
            <w:pPr>
              <w:rPr/>
            </w:pPr>
            <w:r w:rsidDel="00000000" w:rsidR="00000000" w:rsidRPr="00000000">
              <w:rPr>
                <w:rtl w:val="0"/>
              </w:rPr>
              <w:t xml:space="preserve">Open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7D">
            <w:pPr>
              <w:rPr/>
            </w:pPr>
            <w:r w:rsidDel="00000000" w:rsidR="00000000" w:rsidRPr="00000000">
              <w:rPr>
                <w:rtl w:val="0"/>
              </w:rPr>
              <w:t xml:space="preserve">Liu 2024</w:t>
            </w:r>
          </w:p>
        </w:tc>
      </w:tr>
      <w:tr>
        <w:trPr>
          <w:cantSplit w:val="0"/>
          <w:trHeight w:val="1454.626464843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7E">
            <w:pPr>
              <w:rPr/>
            </w:pPr>
            <w:r w:rsidDel="00000000" w:rsidR="00000000" w:rsidRPr="00000000">
              <w:rPr>
                <w:rtl w:val="0"/>
              </w:rPr>
              <w:t xml:space="preserve">DeepFinder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7F">
            <w:pPr>
              <w:rPr/>
            </w:pPr>
            <w:r w:rsidDel="00000000" w:rsidR="00000000" w:rsidRPr="00000000">
              <w:rPr>
                <w:rtl w:val="0"/>
              </w:rPr>
              <w:t xml:space="preserve">ML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80">
            <w:pPr>
              <w:rPr/>
            </w:pPr>
            <w:r w:rsidDel="00000000" w:rsidR="00000000" w:rsidRPr="00000000">
              <w:rPr>
                <w:rtl w:val="0"/>
              </w:rPr>
              <w:t xml:space="preserve">Multi-class picking in cellular cryo-ET when retraining is possible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81">
            <w:pPr>
              <w:rPr/>
            </w:pPr>
            <w:r w:rsidDel="00000000" w:rsidR="00000000" w:rsidRPr="00000000">
              <w:rPr>
                <w:rtl w:val="0"/>
              </w:rPr>
              <w:t xml:space="preserve">Open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82">
            <w:pPr>
              <w:rPr/>
            </w:pPr>
            <w:r w:rsidDel="00000000" w:rsidR="00000000" w:rsidRPr="00000000">
              <w:rPr>
                <w:rtl w:val="0"/>
              </w:rPr>
              <w:t xml:space="preserve">Moebel 2021</w:t>
            </w:r>
          </w:p>
        </w:tc>
      </w:tr>
      <w:tr>
        <w:trPr>
          <w:cantSplit w:val="0"/>
          <w:trHeight w:val="1454.626464843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83">
            <w:pPr>
              <w:rPr/>
            </w:pPr>
            <w:r w:rsidDel="00000000" w:rsidR="00000000" w:rsidRPr="00000000">
              <w:rPr>
                <w:rtl w:val="0"/>
              </w:rPr>
              <w:t xml:space="preserve">DeePiCt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84">
            <w:pPr>
              <w:rPr/>
            </w:pPr>
            <w:r w:rsidDel="00000000" w:rsidR="00000000" w:rsidRPr="00000000">
              <w:rPr>
                <w:rtl w:val="0"/>
              </w:rPr>
              <w:t xml:space="preserve">ML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85">
            <w:pPr>
              <w:rPr/>
            </w:pPr>
            <w:r w:rsidDel="00000000" w:rsidR="00000000" w:rsidRPr="00000000">
              <w:rPr>
                <w:rtl w:val="0"/>
              </w:rPr>
              <w:t xml:space="preserve">Both organelle context and particle picking in one pipeline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86">
            <w:pPr>
              <w:rPr/>
            </w:pPr>
            <w:r w:rsidDel="00000000" w:rsidR="00000000" w:rsidRPr="00000000">
              <w:rPr>
                <w:rtl w:val="0"/>
              </w:rPr>
              <w:t xml:space="preserve">Open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87">
            <w:pPr>
              <w:rPr/>
            </w:pPr>
            <w:r w:rsidDel="00000000" w:rsidR="00000000" w:rsidRPr="00000000">
              <w:rPr>
                <w:rtl w:val="0"/>
              </w:rPr>
              <w:t xml:space="preserve">de Teresa-Trueba 2023</w:t>
            </w:r>
          </w:p>
        </w:tc>
      </w:tr>
      <w:tr>
        <w:trPr>
          <w:cantSplit w:val="0"/>
          <w:trHeight w:val="1454.626464843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88">
            <w:pPr>
              <w:rPr/>
            </w:pPr>
            <w:r w:rsidDel="00000000" w:rsidR="00000000" w:rsidRPr="00000000">
              <w:rPr>
                <w:rtl w:val="0"/>
              </w:rPr>
              <w:t xml:space="preserve">EMAN2 tomogram CNN segmentation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89">
            <w:pPr>
              <w:rPr/>
            </w:pPr>
            <w:r w:rsidDel="00000000" w:rsidR="00000000" w:rsidRPr="00000000">
              <w:rPr>
                <w:rtl w:val="0"/>
              </w:rPr>
              <w:t xml:space="preserve">ML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8A">
            <w:pPr>
              <w:rPr/>
            </w:pPr>
            <w:r w:rsidDel="00000000" w:rsidR="00000000" w:rsidRPr="00000000">
              <w:rPr>
                <w:rtl w:val="0"/>
              </w:rPr>
              <w:t xml:space="preserve">Quick interactive segmentation inside EMAN2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8B">
            <w:pPr>
              <w:rPr/>
            </w:pPr>
            <w:r w:rsidDel="00000000" w:rsidR="00000000" w:rsidRPr="00000000">
              <w:rPr>
                <w:rtl w:val="0"/>
              </w:rPr>
              <w:t xml:space="preserve">Open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8C">
            <w:pPr>
              <w:rPr/>
            </w:pPr>
            <w:r w:rsidDel="00000000" w:rsidR="00000000" w:rsidRPr="00000000">
              <w:rPr>
                <w:rtl w:val="0"/>
              </w:rPr>
              <w:t xml:space="preserve">Chen 2017</w:t>
            </w:r>
          </w:p>
        </w:tc>
      </w:tr>
      <w:tr>
        <w:trPr>
          <w:cantSplit w:val="0"/>
          <w:trHeight w:val="1454.626464843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8D">
            <w:pPr>
              <w:rPr/>
            </w:pPr>
            <w:r w:rsidDel="00000000" w:rsidR="00000000" w:rsidRPr="00000000">
              <w:rPr>
                <w:rtl w:val="0"/>
              </w:rPr>
              <w:t xml:space="preserve">MemBrain-pick</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8E">
            <w:pPr>
              <w:rPr/>
            </w:pPr>
            <w:r w:rsidDel="00000000" w:rsidR="00000000" w:rsidRPr="00000000">
              <w:rPr>
                <w:rtl w:val="0"/>
              </w:rPr>
              <w:t xml:space="preserve">ML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8F">
            <w:pPr>
              <w:rPr/>
            </w:pPr>
            <w:r w:rsidDel="00000000" w:rsidR="00000000" w:rsidRPr="00000000">
              <w:rPr>
                <w:rtl w:val="0"/>
              </w:rPr>
              <w:t xml:space="preserve">Membrane-embedded proteins (needs membrane orientation)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90">
            <w:pPr>
              <w:rPr/>
            </w:pPr>
            <w:r w:rsidDel="00000000" w:rsidR="00000000" w:rsidRPr="00000000">
              <w:rPr>
                <w:rtl w:val="0"/>
              </w:rPr>
              <w:t xml:space="preserve">Open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91">
            <w:pPr>
              <w:rPr/>
            </w:pPr>
            <w:r w:rsidDel="00000000" w:rsidR="00000000" w:rsidRPr="00000000">
              <w:rPr>
                <w:rtl w:val="0"/>
              </w:rPr>
              <w:t xml:space="preserve">Lamm 2022</w:t>
            </w:r>
          </w:p>
        </w:tc>
      </w:tr>
      <w:tr>
        <w:trPr>
          <w:cantSplit w:val="0"/>
          <w:trHeight w:val="1454.626464843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92">
            <w:pPr>
              <w:rPr/>
            </w:pPr>
            <w:r w:rsidDel="00000000" w:rsidR="00000000" w:rsidRPr="00000000">
              <w:rPr>
                <w:rtl w:val="0"/>
              </w:rPr>
              <w:t xml:space="preserve">PickYOLO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93">
            <w:pPr>
              <w:rPr/>
            </w:pPr>
            <w:r w:rsidDel="00000000" w:rsidR="00000000" w:rsidRPr="00000000">
              <w:rPr>
                <w:rtl w:val="0"/>
              </w:rPr>
              <w:t xml:space="preserve">ML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94">
            <w:pPr>
              <w:rPr/>
            </w:pPr>
            <w:r w:rsidDel="00000000" w:rsidR="00000000" w:rsidRPr="00000000">
              <w:rPr>
                <w:rtl w:val="0"/>
              </w:rPr>
              <w:t xml:space="preserve">High-throughput picking (very fast inference)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95">
            <w:pPr>
              <w:rPr/>
            </w:pPr>
            <w:r w:rsidDel="00000000" w:rsidR="00000000" w:rsidRPr="00000000">
              <w:rPr>
                <w:rtl w:val="0"/>
              </w:rPr>
              <w:t xml:space="preserve">Open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96">
            <w:pPr>
              <w:rPr/>
            </w:pPr>
            <w:r w:rsidDel="00000000" w:rsidR="00000000" w:rsidRPr="00000000">
              <w:rPr>
                <w:rtl w:val="0"/>
              </w:rPr>
              <w:t xml:space="preserve">Genthe 2023</w:t>
            </w:r>
          </w:p>
        </w:tc>
      </w:tr>
      <w:tr>
        <w:trPr>
          <w:cantSplit w:val="0"/>
          <w:trHeight w:val="1454.626464843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97">
            <w:pPr>
              <w:rPr/>
            </w:pPr>
            <w:r w:rsidDel="00000000" w:rsidR="00000000" w:rsidRPr="00000000">
              <w:rPr>
                <w:rtl w:val="0"/>
              </w:rPr>
              <w:t xml:space="preserve">TomoTwin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98">
            <w:pPr>
              <w:rPr/>
            </w:pPr>
            <w:r w:rsidDel="00000000" w:rsidR="00000000" w:rsidRPr="00000000">
              <w:rPr>
                <w:rtl w:val="0"/>
              </w:rPr>
              <w:t xml:space="preserve">ML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99">
            <w:pPr>
              <w:rPr/>
            </w:pPr>
            <w:r w:rsidDel="00000000" w:rsidR="00000000" w:rsidRPr="00000000">
              <w:rPr>
                <w:rtl w:val="0"/>
              </w:rPr>
              <w:t xml:space="preserve">Class-agnostic picking &amp; unknown macromolecule discovery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9A">
            <w:pPr>
              <w:rPr/>
            </w:pPr>
            <w:r w:rsidDel="00000000" w:rsidR="00000000" w:rsidRPr="00000000">
              <w:rPr>
                <w:rtl w:val="0"/>
              </w:rPr>
              <w:t xml:space="preserve">Open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9B">
            <w:pPr>
              <w:rPr/>
            </w:pPr>
            <w:r w:rsidDel="00000000" w:rsidR="00000000" w:rsidRPr="00000000">
              <w:rPr>
                <w:rtl w:val="0"/>
              </w:rPr>
              <w:t xml:space="preserve">Rice 2023</w:t>
            </w:r>
          </w:p>
        </w:tc>
      </w:tr>
      <w:tr>
        <w:trPr>
          <w:cantSplit w:val="0"/>
          <w:trHeight w:val="1454.626464843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9C">
            <w:pPr>
              <w:rPr/>
            </w:pPr>
            <w:r w:rsidDel="00000000" w:rsidR="00000000" w:rsidRPr="00000000">
              <w:rPr>
                <w:rtl w:val="0"/>
              </w:rPr>
              <w:t xml:space="preserve">Dynamo template matching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9D">
            <w:pPr>
              <w:rPr/>
            </w:pPr>
            <w:r w:rsidDel="00000000" w:rsidR="00000000" w:rsidRPr="00000000">
              <w:rPr>
                <w:rtl w:val="0"/>
              </w:rPr>
              <w:t xml:space="preserve">Classical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9E">
            <w:pPr>
              <w:rPr/>
            </w:pPr>
            <w:r w:rsidDel="00000000" w:rsidR="00000000" w:rsidRPr="00000000">
              <w:rPr>
                <w:rtl w:val="0"/>
              </w:rPr>
              <w:t xml:space="preserve">Template matching inside Dynamo workflow</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9F">
            <w:pPr>
              <w:rPr/>
            </w:pPr>
            <w:r w:rsidDel="00000000" w:rsidR="00000000" w:rsidRPr="00000000">
              <w:rPr>
                <w:rtl w:val="0"/>
              </w:rPr>
              <w:t xml:space="preserve">Open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A0">
            <w:pPr>
              <w:rPr/>
            </w:pPr>
            <w:r w:rsidDel="00000000" w:rsidR="00000000" w:rsidRPr="00000000">
              <w:rPr>
                <w:rtl w:val="0"/>
              </w:rPr>
              <w:t xml:space="preserve">Castano-Diez 2012</w:t>
            </w:r>
          </w:p>
        </w:tc>
      </w:tr>
      <w:tr>
        <w:trPr>
          <w:cantSplit w:val="0"/>
          <w:trHeight w:val="1454.626464843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A1">
            <w:pPr>
              <w:rPr/>
            </w:pPr>
            <w:r w:rsidDel="00000000" w:rsidR="00000000" w:rsidRPr="00000000">
              <w:rPr>
                <w:rtl w:val="0"/>
              </w:rPr>
              <w:t xml:space="preserve">emClarity template matching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A2">
            <w:pPr>
              <w:rPr/>
            </w:pPr>
            <w:r w:rsidDel="00000000" w:rsidR="00000000" w:rsidRPr="00000000">
              <w:rPr>
                <w:rtl w:val="0"/>
              </w:rPr>
              <w:t xml:space="preserve">Classical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A3">
            <w:pPr>
              <w:rPr/>
            </w:pPr>
            <w:r w:rsidDel="00000000" w:rsidR="00000000" w:rsidRPr="00000000">
              <w:rPr>
                <w:rtl w:val="0"/>
              </w:rPr>
              <w:t xml:space="preserve">High-resolution targets (e.g. ribosomes) in emClarity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A4">
            <w:pPr>
              <w:rPr/>
            </w:pPr>
            <w:r w:rsidDel="00000000" w:rsidR="00000000" w:rsidRPr="00000000">
              <w:rPr>
                <w:rtl w:val="0"/>
              </w:rPr>
              <w:t xml:space="preserve">Open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A5">
            <w:pPr>
              <w:rPr/>
            </w:pPr>
            <w:r w:rsidDel="00000000" w:rsidR="00000000" w:rsidRPr="00000000">
              <w:rPr>
                <w:rtl w:val="0"/>
              </w:rPr>
              <w:t xml:space="preserve">Himes 2018</w:t>
            </w:r>
          </w:p>
        </w:tc>
      </w:tr>
      <w:tr>
        <w:trPr>
          <w:cantSplit w:val="0"/>
          <w:trHeight w:val="1454.626464843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A6">
            <w:pPr>
              <w:rPr/>
            </w:pPr>
            <w:r w:rsidDel="00000000" w:rsidR="00000000" w:rsidRPr="00000000">
              <w:rPr>
                <w:rtl w:val="0"/>
              </w:rPr>
              <w:t xml:space="preserve">PySeg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A7">
            <w:pPr>
              <w:rPr/>
            </w:pPr>
            <w:r w:rsidDel="00000000" w:rsidR="00000000" w:rsidRPr="00000000">
              <w:rPr>
                <w:rtl w:val="0"/>
              </w:rPr>
              <w:t xml:space="preserve">Classical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A8">
            <w:pPr>
              <w:rPr/>
            </w:pPr>
            <w:r w:rsidDel="00000000" w:rsidR="00000000" w:rsidRPr="00000000">
              <w:rPr>
                <w:rtl w:val="0"/>
              </w:rPr>
              <w:t xml:space="preserve">Template-free picking of membrane complexes (ribosomes, spikes, etc.)</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A9">
            <w:pPr>
              <w:rPr/>
            </w:pPr>
            <w:r w:rsidDel="00000000" w:rsidR="00000000" w:rsidRPr="00000000">
              <w:rPr>
                <w:rtl w:val="0"/>
              </w:rPr>
              <w:t xml:space="preserve">Open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AA">
            <w:pPr>
              <w:rPr/>
            </w:pPr>
            <w:r w:rsidDel="00000000" w:rsidR="00000000" w:rsidRPr="00000000">
              <w:rPr>
                <w:rtl w:val="0"/>
              </w:rPr>
              <w:t xml:space="preserve">Martinez-Sanchez 2020</w:t>
            </w:r>
          </w:p>
        </w:tc>
      </w:tr>
      <w:tr>
        <w:trPr>
          <w:cantSplit w:val="0"/>
          <w:trHeight w:val="1454.62646484375" w:hRule="atLeast"/>
          <w:tblHeader w:val="0"/>
        </w:trPr>
        <w:tc>
          <w:tcPr>
            <w:tcBorders>
              <w:top w:color="000000" w:space="0" w:sz="0" w:val="nil"/>
              <w:left w:color="000000" w:space="0" w:sz="0" w:val="nil"/>
              <w:bottom w:color="000000" w:space="0" w:sz="1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AB">
            <w:pPr>
              <w:rPr/>
            </w:pPr>
            <w:r w:rsidDel="00000000" w:rsidR="00000000" w:rsidRPr="00000000">
              <w:rPr>
                <w:rtl w:val="0"/>
              </w:rPr>
              <w:t xml:space="preserve">PyTOM-Match-Pick</w:t>
            </w:r>
          </w:p>
        </w:tc>
        <w:tc>
          <w:tcPr>
            <w:tcBorders>
              <w:top w:color="000000" w:space="0" w:sz="0" w:val="nil"/>
              <w:left w:color="000000" w:space="0" w:sz="0" w:val="nil"/>
              <w:bottom w:color="000000" w:space="0" w:sz="1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AC">
            <w:pPr>
              <w:rPr/>
            </w:pPr>
            <w:r w:rsidDel="00000000" w:rsidR="00000000" w:rsidRPr="00000000">
              <w:rPr>
                <w:rtl w:val="0"/>
              </w:rPr>
              <w:t xml:space="preserve">Classical</w:t>
            </w:r>
          </w:p>
        </w:tc>
        <w:tc>
          <w:tcPr>
            <w:tcBorders>
              <w:top w:color="000000" w:space="0" w:sz="0" w:val="nil"/>
              <w:left w:color="000000" w:space="0" w:sz="0" w:val="nil"/>
              <w:bottom w:color="000000" w:space="0" w:sz="1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AD">
            <w:pPr>
              <w:rPr/>
            </w:pPr>
            <w:r w:rsidDel="00000000" w:rsidR="00000000" w:rsidRPr="00000000">
              <w:rPr>
                <w:rtl w:val="0"/>
              </w:rPr>
              <w:t xml:space="preserve">High-quality template available; precise angular sampling</w:t>
            </w:r>
          </w:p>
        </w:tc>
        <w:tc>
          <w:tcPr>
            <w:tcBorders>
              <w:top w:color="000000" w:space="0" w:sz="0" w:val="nil"/>
              <w:left w:color="000000" w:space="0" w:sz="0" w:val="nil"/>
              <w:bottom w:color="000000" w:space="0" w:sz="1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AE">
            <w:pPr>
              <w:rPr/>
            </w:pPr>
            <w:r w:rsidDel="00000000" w:rsidR="00000000" w:rsidRPr="00000000">
              <w:rPr>
                <w:rtl w:val="0"/>
              </w:rPr>
              <w:t xml:space="preserve">Open</w:t>
            </w:r>
          </w:p>
        </w:tc>
        <w:tc>
          <w:tcPr>
            <w:tcBorders>
              <w:top w:color="000000" w:space="0" w:sz="0" w:val="nil"/>
              <w:left w:color="000000" w:space="0" w:sz="0" w:val="nil"/>
              <w:bottom w:color="000000" w:space="0" w:sz="1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AF">
            <w:pPr>
              <w:rPr/>
            </w:pPr>
            <w:r w:rsidDel="00000000" w:rsidR="00000000" w:rsidRPr="00000000">
              <w:rPr>
                <w:rtl w:val="0"/>
              </w:rPr>
              <w:t xml:space="preserve">Chaillet 2023</w:t>
            </w:r>
          </w:p>
        </w:tc>
      </w:tr>
    </w:tbl>
    <w:p w:rsidR="00000000" w:rsidDel="00000000" w:rsidP="00000000" w:rsidRDefault="00000000" w:rsidRPr="00000000" w14:paraId="000001B0">
      <w:pPr>
        <w:spacing w:after="160" w:lineRule="auto"/>
        <w:rPr/>
      </w:pPr>
      <w:r w:rsidDel="00000000" w:rsidR="00000000" w:rsidRPr="00000000">
        <w:rPr>
          <w:rtl w:val="0"/>
        </w:rPr>
        <w:t xml:space="preserve"> </w:t>
      </w:r>
    </w:p>
    <w:p w:rsidR="00000000" w:rsidDel="00000000" w:rsidP="00000000" w:rsidRDefault="00000000" w:rsidRPr="00000000" w14:paraId="000001B1">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B2">
      <w:pPr>
        <w:pStyle w:val="Heading2"/>
        <w:rPr/>
      </w:pPr>
      <w:bookmarkStart w:colFirst="0" w:colLast="0" w:name="_zhp0yb4uilhz" w:id="43"/>
      <w:bookmarkEnd w:id="43"/>
      <w:r w:rsidDel="00000000" w:rsidR="00000000" w:rsidRPr="00000000">
        <w:rPr>
          <w:b w:val="1"/>
          <w:bCs w:val="1"/>
          <w:rtl w:val="0"/>
        </w:rPr>
        <w:t xml:space="preserve">Table 3.</w:t>
      </w:r>
      <w:r w:rsidDel="00000000" w:rsidR="00000000" w:rsidRPr="00000000">
        <w:rPr>
          <w:rtl w:val="0"/>
        </w:rPr>
        <w:t xml:space="preserve"> Cryo-ET segmentation, labelling features inside tomograms - Membrane segmentation.</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1065"/>
        <w:gridCol w:w="1245"/>
        <w:gridCol w:w="2925"/>
        <w:gridCol w:w="1245"/>
        <w:gridCol w:w="1635"/>
        <w:tblGridChange w:id="0">
          <w:tblGrid>
            <w:gridCol w:w="1230"/>
            <w:gridCol w:w="1065"/>
            <w:gridCol w:w="1245"/>
            <w:gridCol w:w="2925"/>
            <w:gridCol w:w="1245"/>
            <w:gridCol w:w="1635"/>
          </w:tblGrid>
        </w:tblGridChange>
      </w:tblGrid>
      <w:tr>
        <w:trPr>
          <w:cantSplit w:val="0"/>
          <w:trHeight w:val="330" w:hRule="atLeast"/>
          <w:tblHeader w:val="0"/>
        </w:trPr>
        <w:tc>
          <w:tcPr>
            <w:tcBorders>
              <w:top w:color="000000" w:space="0" w:sz="18" w:val="single"/>
              <w:left w:color="000000" w:space="0" w:sz="0" w:val="nil"/>
              <w:bottom w:color="000000" w:space="0" w:sz="1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B3">
            <w:pPr>
              <w:rPr/>
            </w:pPr>
            <w:r w:rsidDel="00000000" w:rsidR="00000000" w:rsidRPr="00000000">
              <w:rPr>
                <w:rtl w:val="0"/>
              </w:rPr>
              <w:t xml:space="preserve">Tool</w:t>
            </w:r>
          </w:p>
        </w:tc>
        <w:tc>
          <w:tcPr>
            <w:tcBorders>
              <w:top w:color="000000" w:space="0" w:sz="18" w:val="single"/>
              <w:left w:color="000000" w:space="0" w:sz="0" w:val="nil"/>
              <w:bottom w:color="000000" w:space="0" w:sz="1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B4">
            <w:pPr>
              <w:rPr/>
            </w:pPr>
            <w:r w:rsidDel="00000000" w:rsidR="00000000" w:rsidRPr="00000000">
              <w:rPr>
                <w:rtl w:val="0"/>
              </w:rPr>
              <w:t xml:space="preserve">Modality</w:t>
            </w:r>
          </w:p>
        </w:tc>
        <w:tc>
          <w:tcPr>
            <w:tcBorders>
              <w:top w:color="000000" w:space="0" w:sz="18" w:val="single"/>
              <w:left w:color="000000" w:space="0" w:sz="0" w:val="nil"/>
              <w:bottom w:color="000000" w:space="0" w:sz="1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B5">
            <w:pPr>
              <w:rPr/>
            </w:pPr>
            <w:r w:rsidDel="00000000" w:rsidR="00000000" w:rsidRPr="00000000">
              <w:rPr>
                <w:rtl w:val="0"/>
              </w:rPr>
              <w:t xml:space="preserve">Approach</w:t>
            </w:r>
          </w:p>
        </w:tc>
        <w:tc>
          <w:tcPr>
            <w:tcBorders>
              <w:top w:color="000000" w:space="0" w:sz="18" w:val="single"/>
              <w:left w:color="000000" w:space="0" w:sz="0" w:val="nil"/>
              <w:bottom w:color="000000" w:space="0" w:sz="1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B6">
            <w:pPr>
              <w:rPr/>
            </w:pPr>
            <w:r w:rsidDel="00000000" w:rsidR="00000000" w:rsidRPr="00000000">
              <w:rPr>
                <w:rtl w:val="0"/>
              </w:rPr>
              <w:t xml:space="preserve">When to use</w:t>
            </w:r>
          </w:p>
        </w:tc>
        <w:tc>
          <w:tcPr>
            <w:tcBorders>
              <w:top w:color="000000" w:space="0" w:sz="18" w:val="single"/>
              <w:left w:color="000000" w:space="0" w:sz="0" w:val="nil"/>
              <w:bottom w:color="000000" w:space="0" w:sz="1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B7">
            <w:pPr>
              <w:rPr/>
            </w:pPr>
            <w:r w:rsidDel="00000000" w:rsidR="00000000" w:rsidRPr="00000000">
              <w:rPr>
                <w:rtl w:val="0"/>
              </w:rPr>
              <w:t xml:space="preserve">Availability</w:t>
            </w:r>
          </w:p>
        </w:tc>
        <w:tc>
          <w:tcPr>
            <w:tcBorders>
              <w:top w:color="000000" w:space="0" w:sz="18" w:val="single"/>
              <w:left w:color="000000" w:space="0" w:sz="0" w:val="nil"/>
              <w:bottom w:color="000000" w:space="0" w:sz="1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B8">
            <w:pPr>
              <w:rPr/>
            </w:pPr>
            <w:r w:rsidDel="00000000" w:rsidR="00000000" w:rsidRPr="00000000">
              <w:rPr>
                <w:rtl w:val="0"/>
              </w:rPr>
              <w:t xml:space="preserve">Citation</w:t>
            </w:r>
          </w:p>
        </w:tc>
      </w:tr>
      <w:tr>
        <w:trPr>
          <w:cantSplit w:val="0"/>
          <w:trHeight w:val="872.7758789062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B9">
            <w:pPr>
              <w:rPr/>
            </w:pPr>
            <w:r w:rsidDel="00000000" w:rsidR="00000000" w:rsidRPr="00000000">
              <w:rPr>
                <w:rtl w:val="0"/>
              </w:rPr>
              <w:t xml:space="preserve">Ais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BA">
            <w:pPr>
              <w:rPr/>
            </w:pPr>
            <w:r w:rsidDel="00000000" w:rsidR="00000000" w:rsidRPr="00000000">
              <w:rPr>
                <w:rtl w:val="0"/>
              </w:rPr>
              <w:t xml:space="preserve">cryo-ET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BB">
            <w:pPr>
              <w:rPr/>
            </w:pPr>
            <w:r w:rsidDel="00000000" w:rsidR="00000000" w:rsidRPr="00000000">
              <w:rPr>
                <w:rtl w:val="0"/>
              </w:rPr>
              <w:t xml:space="preserve">ML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BC">
            <w:pPr>
              <w:rPr/>
            </w:pPr>
            <w:r w:rsidDel="00000000" w:rsidR="00000000" w:rsidRPr="00000000">
              <w:rPr>
                <w:rtl w:val="0"/>
              </w:rPr>
              <w:t xml:space="preserve">Integrated GUI cryo-ET segmentation + built-in model training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BD">
            <w:pPr>
              <w:rPr/>
            </w:pPr>
            <w:r w:rsidDel="00000000" w:rsidR="00000000" w:rsidRPr="00000000">
              <w:rPr>
                <w:rtl w:val="0"/>
              </w:rPr>
              <w:t xml:space="preserve">Open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BE">
            <w:pPr>
              <w:rPr/>
            </w:pPr>
            <w:r w:rsidDel="00000000" w:rsidR="00000000" w:rsidRPr="00000000">
              <w:rPr>
                <w:rtl w:val="0"/>
              </w:rPr>
              <w:t xml:space="preserve">Last 2024</w:t>
            </w:r>
          </w:p>
        </w:tc>
      </w:tr>
      <w:tr>
        <w:trPr>
          <w:cantSplit w:val="0"/>
          <w:trHeight w:val="872.7758789062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BF">
            <w:pPr>
              <w:rPr/>
            </w:pPr>
            <w:r w:rsidDel="00000000" w:rsidR="00000000" w:rsidRPr="00000000">
              <w:rPr>
                <w:rtl w:val="0"/>
              </w:rPr>
              <w:t xml:space="preserve">MemBrain-seg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C0">
            <w:pPr>
              <w:rPr/>
            </w:pPr>
            <w:r w:rsidDel="00000000" w:rsidR="00000000" w:rsidRPr="00000000">
              <w:rPr>
                <w:rtl w:val="0"/>
              </w:rPr>
              <w:t xml:space="preserve">cryo-ET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C1">
            <w:pPr>
              <w:rPr/>
            </w:pPr>
            <w:r w:rsidDel="00000000" w:rsidR="00000000" w:rsidRPr="00000000">
              <w:rPr>
                <w:rtl w:val="0"/>
              </w:rPr>
              <w:t xml:space="preserve">ML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C2">
            <w:pPr>
              <w:rPr/>
            </w:pPr>
            <w:r w:rsidDel="00000000" w:rsidR="00000000" w:rsidRPr="00000000">
              <w:rPr>
                <w:rtl w:val="0"/>
              </w:rPr>
              <w:t xml:space="preserve">First-line out-of-the-box membrane segmentation in cryo-ET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C3">
            <w:pPr>
              <w:rPr/>
            </w:pPr>
            <w:r w:rsidDel="00000000" w:rsidR="00000000" w:rsidRPr="00000000">
              <w:rPr>
                <w:rtl w:val="0"/>
              </w:rPr>
              <w:t xml:space="preserve">Open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C4">
            <w:pPr>
              <w:rPr/>
            </w:pPr>
            <w:r w:rsidDel="00000000" w:rsidR="00000000" w:rsidRPr="00000000">
              <w:rPr>
                <w:rtl w:val="0"/>
              </w:rPr>
              <w:t xml:space="preserve">Lamm 2024</w:t>
            </w:r>
          </w:p>
        </w:tc>
      </w:tr>
      <w:tr>
        <w:trPr>
          <w:cantSplit w:val="0"/>
          <w:trHeight w:val="872.77587890625" w:hRule="atLeast"/>
          <w:tblHeader w:val="0"/>
        </w:trPr>
        <w:tc>
          <w:tcPr>
            <w:tcBorders>
              <w:top w:color="000000" w:space="0" w:sz="0" w:val="nil"/>
              <w:left w:color="000000" w:space="0" w:sz="0" w:val="nil"/>
              <w:bottom w:color="000000" w:space="0" w:sz="1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C5">
            <w:pPr>
              <w:rPr/>
            </w:pPr>
            <w:r w:rsidDel="00000000" w:rsidR="00000000" w:rsidRPr="00000000">
              <w:rPr>
                <w:rtl w:val="0"/>
              </w:rPr>
              <w:t xml:space="preserve">TomoSegMemTV</w:t>
            </w:r>
          </w:p>
        </w:tc>
        <w:tc>
          <w:tcPr>
            <w:tcBorders>
              <w:top w:color="000000" w:space="0" w:sz="0" w:val="nil"/>
              <w:left w:color="000000" w:space="0" w:sz="0" w:val="nil"/>
              <w:bottom w:color="000000" w:space="0" w:sz="1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C6">
            <w:pPr>
              <w:rPr/>
            </w:pPr>
            <w:r w:rsidDel="00000000" w:rsidR="00000000" w:rsidRPr="00000000">
              <w:rPr>
                <w:rtl w:val="0"/>
              </w:rPr>
              <w:t xml:space="preserve">cryo-ET</w:t>
            </w:r>
          </w:p>
        </w:tc>
        <w:tc>
          <w:tcPr>
            <w:tcBorders>
              <w:top w:color="000000" w:space="0" w:sz="0" w:val="nil"/>
              <w:left w:color="000000" w:space="0" w:sz="0" w:val="nil"/>
              <w:bottom w:color="000000" w:space="0" w:sz="1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C7">
            <w:pPr>
              <w:rPr/>
            </w:pPr>
            <w:r w:rsidDel="00000000" w:rsidR="00000000" w:rsidRPr="00000000">
              <w:rPr>
                <w:rtl w:val="0"/>
              </w:rPr>
              <w:t xml:space="preserve">Classical</w:t>
            </w:r>
          </w:p>
        </w:tc>
        <w:tc>
          <w:tcPr>
            <w:tcBorders>
              <w:top w:color="000000" w:space="0" w:sz="0" w:val="nil"/>
              <w:left w:color="000000" w:space="0" w:sz="0" w:val="nil"/>
              <w:bottom w:color="000000" w:space="0" w:sz="1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C8">
            <w:pPr>
              <w:rPr/>
            </w:pPr>
            <w:r w:rsidDel="00000000" w:rsidR="00000000" w:rsidRPr="00000000">
              <w:rPr>
                <w:rtl w:val="0"/>
              </w:rPr>
              <w:t xml:space="preserve">Deterministic classical membrane segmentation (no GPU/training)</w:t>
            </w:r>
          </w:p>
        </w:tc>
        <w:tc>
          <w:tcPr>
            <w:tcBorders>
              <w:top w:color="000000" w:space="0" w:sz="0" w:val="nil"/>
              <w:left w:color="000000" w:space="0" w:sz="0" w:val="nil"/>
              <w:bottom w:color="000000" w:space="0" w:sz="1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C9">
            <w:pPr>
              <w:rPr/>
            </w:pPr>
            <w:r w:rsidDel="00000000" w:rsidR="00000000" w:rsidRPr="00000000">
              <w:rPr>
                <w:rtl w:val="0"/>
              </w:rPr>
              <w:t xml:space="preserve">Open</w:t>
            </w:r>
          </w:p>
        </w:tc>
        <w:tc>
          <w:tcPr>
            <w:tcBorders>
              <w:top w:color="000000" w:space="0" w:sz="0" w:val="nil"/>
              <w:left w:color="000000" w:space="0" w:sz="0" w:val="nil"/>
              <w:bottom w:color="000000" w:space="0" w:sz="1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CA">
            <w:pPr>
              <w:rPr/>
            </w:pPr>
            <w:r w:rsidDel="00000000" w:rsidR="00000000" w:rsidRPr="00000000">
              <w:rPr>
                <w:rtl w:val="0"/>
              </w:rPr>
              <w:t xml:space="preserve">Martinez-Sanchez 2014</w:t>
            </w:r>
          </w:p>
        </w:tc>
      </w:tr>
    </w:tbl>
    <w:p w:rsidR="00000000" w:rsidDel="00000000" w:rsidP="00000000" w:rsidRDefault="00000000" w:rsidRPr="00000000" w14:paraId="000001CB">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CC">
      <w:pPr>
        <w:pStyle w:val="Heading2"/>
        <w:rPr/>
      </w:pPr>
      <w:bookmarkStart w:colFirst="0" w:colLast="0" w:name="_8tqhconw5wh4" w:id="44"/>
      <w:bookmarkEnd w:id="44"/>
      <w:r w:rsidDel="00000000" w:rsidR="00000000" w:rsidRPr="00000000">
        <w:rPr>
          <w:b w:val="1"/>
          <w:bCs w:val="1"/>
          <w:rtl w:val="0"/>
        </w:rPr>
        <w:t xml:space="preserve">Table 4.</w:t>
      </w:r>
      <w:r w:rsidDel="00000000" w:rsidR="00000000" w:rsidRPr="00000000">
        <w:rPr>
          <w:rtl w:val="0"/>
        </w:rPr>
        <w:t xml:space="preserve"> Cryo-ET segmentation, labelling features inside tomograms - Filaments, vesicles, and specific features.</w:t>
      </w:r>
    </w:p>
    <w:p w:rsidR="00000000" w:rsidDel="00000000" w:rsidP="00000000" w:rsidRDefault="00000000" w:rsidRPr="00000000" w14:paraId="000001CD">
      <w:pPr>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1035"/>
        <w:gridCol w:w="1230"/>
        <w:gridCol w:w="3195"/>
        <w:gridCol w:w="1350"/>
        <w:gridCol w:w="1140"/>
        <w:tblGridChange w:id="0">
          <w:tblGrid>
            <w:gridCol w:w="1410"/>
            <w:gridCol w:w="1035"/>
            <w:gridCol w:w="1230"/>
            <w:gridCol w:w="3195"/>
            <w:gridCol w:w="1350"/>
            <w:gridCol w:w="1140"/>
          </w:tblGrid>
        </w:tblGridChange>
      </w:tblGrid>
      <w:tr>
        <w:trPr>
          <w:cantSplit w:val="0"/>
          <w:trHeight w:val="330" w:hRule="atLeast"/>
          <w:tblHeader w:val="0"/>
        </w:trPr>
        <w:tc>
          <w:tcPr>
            <w:tcBorders>
              <w:top w:color="000000" w:space="0" w:sz="18" w:val="single"/>
              <w:left w:color="000000" w:space="0" w:sz="0" w:val="nil"/>
              <w:bottom w:color="000000" w:space="0" w:sz="1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CE">
            <w:pPr>
              <w:rPr/>
            </w:pPr>
            <w:r w:rsidDel="00000000" w:rsidR="00000000" w:rsidRPr="00000000">
              <w:rPr>
                <w:rtl w:val="0"/>
              </w:rPr>
              <w:t xml:space="preserve">Tool</w:t>
            </w:r>
          </w:p>
        </w:tc>
        <w:tc>
          <w:tcPr>
            <w:tcBorders>
              <w:top w:color="000000" w:space="0" w:sz="18" w:val="single"/>
              <w:left w:color="000000" w:space="0" w:sz="0" w:val="nil"/>
              <w:bottom w:color="000000" w:space="0" w:sz="1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CF">
            <w:pPr>
              <w:rPr/>
            </w:pPr>
            <w:r w:rsidDel="00000000" w:rsidR="00000000" w:rsidRPr="00000000">
              <w:rPr>
                <w:rtl w:val="0"/>
              </w:rPr>
              <w:t xml:space="preserve">Modality</w:t>
            </w:r>
          </w:p>
        </w:tc>
        <w:tc>
          <w:tcPr>
            <w:tcBorders>
              <w:top w:color="000000" w:space="0" w:sz="18" w:val="single"/>
              <w:left w:color="000000" w:space="0" w:sz="0" w:val="nil"/>
              <w:bottom w:color="000000" w:space="0" w:sz="1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D0">
            <w:pPr>
              <w:rPr/>
            </w:pPr>
            <w:r w:rsidDel="00000000" w:rsidR="00000000" w:rsidRPr="00000000">
              <w:rPr>
                <w:rtl w:val="0"/>
              </w:rPr>
              <w:t xml:space="preserve">Approach</w:t>
            </w:r>
          </w:p>
        </w:tc>
        <w:tc>
          <w:tcPr>
            <w:tcBorders>
              <w:top w:color="000000" w:space="0" w:sz="18" w:val="single"/>
              <w:left w:color="000000" w:space="0" w:sz="0" w:val="nil"/>
              <w:bottom w:color="000000" w:space="0" w:sz="1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D1">
            <w:pPr>
              <w:rPr/>
            </w:pPr>
            <w:r w:rsidDel="00000000" w:rsidR="00000000" w:rsidRPr="00000000">
              <w:rPr>
                <w:rtl w:val="0"/>
              </w:rPr>
              <w:t xml:space="preserve">When to use</w:t>
            </w:r>
          </w:p>
        </w:tc>
        <w:tc>
          <w:tcPr>
            <w:tcBorders>
              <w:top w:color="000000" w:space="0" w:sz="18" w:val="single"/>
              <w:left w:color="000000" w:space="0" w:sz="0" w:val="nil"/>
              <w:bottom w:color="000000" w:space="0" w:sz="1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D2">
            <w:pPr>
              <w:rPr/>
            </w:pPr>
            <w:r w:rsidDel="00000000" w:rsidR="00000000" w:rsidRPr="00000000">
              <w:rPr>
                <w:rtl w:val="0"/>
              </w:rPr>
              <w:t xml:space="preserve">Availability</w:t>
            </w:r>
          </w:p>
        </w:tc>
        <w:tc>
          <w:tcPr>
            <w:tcBorders>
              <w:top w:color="000000" w:space="0" w:sz="18" w:val="single"/>
              <w:left w:color="000000" w:space="0" w:sz="0" w:val="nil"/>
              <w:bottom w:color="000000" w:space="0" w:sz="1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D3">
            <w:pPr>
              <w:rPr/>
            </w:pPr>
            <w:r w:rsidDel="00000000" w:rsidR="00000000" w:rsidRPr="00000000">
              <w:rPr>
                <w:rtl w:val="0"/>
              </w:rPr>
              <w:t xml:space="preserve">Citation</w:t>
            </w:r>
          </w:p>
        </w:tc>
      </w:tr>
      <w:tr>
        <w:trPr>
          <w:cantSplit w:val="0"/>
          <w:trHeight w:val="1454.626464843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D4">
            <w:pPr>
              <w:rPr/>
            </w:pPr>
            <w:r w:rsidDel="00000000" w:rsidR="00000000" w:rsidRPr="00000000">
              <w:rPr>
                <w:rtl w:val="0"/>
              </w:rPr>
              <w:t xml:space="preserve">CryoVesNet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D5">
            <w:pPr>
              <w:rPr/>
            </w:pPr>
            <w:r w:rsidDel="00000000" w:rsidR="00000000" w:rsidRPr="00000000">
              <w:rPr>
                <w:rtl w:val="0"/>
              </w:rPr>
              <w:t xml:space="preserve">cryo-ET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D6">
            <w:pPr>
              <w:rPr/>
            </w:pPr>
            <w:r w:rsidDel="00000000" w:rsidR="00000000" w:rsidRPr="00000000">
              <w:rPr>
                <w:rtl w:val="0"/>
              </w:rPr>
              <w:t xml:space="preserve">ML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D7">
            <w:pPr>
              <w:rPr/>
            </w:pPr>
            <w:r w:rsidDel="00000000" w:rsidR="00000000" w:rsidRPr="00000000">
              <w:rPr>
                <w:rtl w:val="0"/>
              </w:rPr>
              <w:t xml:space="preserve">Quantitative analysis of synaptic vesicles &amp; membrane interactions in cryo-ET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D8">
            <w:pPr>
              <w:rPr/>
            </w:pPr>
            <w:r w:rsidDel="00000000" w:rsidR="00000000" w:rsidRPr="00000000">
              <w:rPr>
                <w:rtl w:val="0"/>
              </w:rPr>
              <w:t xml:space="preserve">Open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D9">
            <w:pPr>
              <w:rPr/>
            </w:pPr>
            <w:r w:rsidDel="00000000" w:rsidR="00000000" w:rsidRPr="00000000">
              <w:rPr>
                <w:rtl w:val="0"/>
              </w:rPr>
              <w:t xml:space="preserve">Khosrozadeh 2025</w:t>
            </w:r>
          </w:p>
        </w:tc>
      </w:tr>
      <w:tr>
        <w:trPr>
          <w:cantSplit w:val="0"/>
          <w:trHeight w:val="1454.62646484375" w:hRule="atLeast"/>
          <w:tblHeader w:val="0"/>
        </w:trPr>
        <w:tc>
          <w:tcPr>
            <w:tcBorders>
              <w:top w:color="000000" w:space="0" w:sz="0" w:val="nil"/>
              <w:left w:color="000000" w:space="0" w:sz="0" w:val="nil"/>
              <w:bottom w:color="000000" w:space="0" w:sz="1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DA">
            <w:pPr>
              <w:rPr/>
            </w:pPr>
            <w:r w:rsidDel="00000000" w:rsidR="00000000" w:rsidRPr="00000000">
              <w:rPr>
                <w:rtl w:val="0"/>
              </w:rPr>
              <w:t xml:space="preserve">TARDIS-EM</w:t>
            </w:r>
          </w:p>
        </w:tc>
        <w:tc>
          <w:tcPr>
            <w:tcBorders>
              <w:top w:color="000000" w:space="0" w:sz="0" w:val="nil"/>
              <w:left w:color="000000" w:space="0" w:sz="0" w:val="nil"/>
              <w:bottom w:color="000000" w:space="0" w:sz="1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DB">
            <w:pPr>
              <w:rPr/>
            </w:pPr>
            <w:r w:rsidDel="00000000" w:rsidR="00000000" w:rsidRPr="00000000">
              <w:rPr>
                <w:rtl w:val="0"/>
              </w:rPr>
              <w:t xml:space="preserve">cryo-ET, EM, ssTEM, vEM, LM</w:t>
            </w:r>
          </w:p>
        </w:tc>
        <w:tc>
          <w:tcPr>
            <w:tcBorders>
              <w:top w:color="000000" w:space="0" w:sz="0" w:val="nil"/>
              <w:left w:color="000000" w:space="0" w:sz="0" w:val="nil"/>
              <w:bottom w:color="000000" w:space="0" w:sz="1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DC">
            <w:pPr>
              <w:rPr/>
            </w:pPr>
            <w:r w:rsidDel="00000000" w:rsidR="00000000" w:rsidRPr="00000000">
              <w:rPr>
                <w:rtl w:val="0"/>
              </w:rPr>
              <w:t xml:space="preserve">ML</w:t>
            </w:r>
          </w:p>
        </w:tc>
        <w:tc>
          <w:tcPr>
            <w:tcBorders>
              <w:top w:color="000000" w:space="0" w:sz="0" w:val="nil"/>
              <w:left w:color="000000" w:space="0" w:sz="0" w:val="nil"/>
              <w:bottom w:color="000000" w:space="0" w:sz="1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DD">
            <w:pPr>
              <w:rPr/>
            </w:pPr>
            <w:r w:rsidDel="00000000" w:rsidR="00000000" w:rsidRPr="00000000">
              <w:rPr>
                <w:rtl w:val="0"/>
              </w:rPr>
              <w:t xml:space="preserve">Automated segmentation of filaments (esp. microtubules) and membranes</w:t>
            </w:r>
          </w:p>
        </w:tc>
        <w:tc>
          <w:tcPr>
            <w:tcBorders>
              <w:top w:color="000000" w:space="0" w:sz="0" w:val="nil"/>
              <w:left w:color="000000" w:space="0" w:sz="0" w:val="nil"/>
              <w:bottom w:color="000000" w:space="0" w:sz="1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DE">
            <w:pPr>
              <w:rPr/>
            </w:pPr>
            <w:r w:rsidDel="00000000" w:rsidR="00000000" w:rsidRPr="00000000">
              <w:rPr>
                <w:rtl w:val="0"/>
              </w:rPr>
              <w:t xml:space="preserve">Open</w:t>
            </w:r>
          </w:p>
        </w:tc>
        <w:tc>
          <w:tcPr>
            <w:tcBorders>
              <w:top w:color="000000" w:space="0" w:sz="0" w:val="nil"/>
              <w:left w:color="000000" w:space="0" w:sz="0" w:val="nil"/>
              <w:bottom w:color="000000" w:space="0" w:sz="1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DF">
            <w:pPr>
              <w:rPr/>
            </w:pPr>
            <w:r w:rsidDel="00000000" w:rsidR="00000000" w:rsidRPr="00000000">
              <w:rPr>
                <w:rtl w:val="0"/>
              </w:rPr>
              <w:t xml:space="preserve">Kiewisz 2024</w:t>
            </w:r>
          </w:p>
        </w:tc>
      </w:tr>
    </w:tbl>
    <w:p w:rsidR="00000000" w:rsidDel="00000000" w:rsidP="00000000" w:rsidRDefault="00000000" w:rsidRPr="00000000" w14:paraId="000001E0">
      <w:pPr>
        <w:rPr/>
      </w:pPr>
      <w:r w:rsidDel="00000000" w:rsidR="00000000" w:rsidRPr="00000000">
        <w:br w:type="page"/>
      </w:r>
      <w:r w:rsidDel="00000000" w:rsidR="00000000" w:rsidRPr="00000000">
        <w:rPr>
          <w:rtl w:val="0"/>
        </w:rPr>
      </w:r>
    </w:p>
    <w:p w:rsidR="00000000" w:rsidDel="00000000" w:rsidP="00000000" w:rsidRDefault="00000000" w:rsidRPr="00000000" w14:paraId="000001E1">
      <w:pPr>
        <w:pStyle w:val="Heading2"/>
        <w:rPr/>
      </w:pPr>
      <w:bookmarkStart w:colFirst="0" w:colLast="0" w:name="_1a91d8fgf2bk" w:id="45"/>
      <w:bookmarkEnd w:id="45"/>
      <w:r w:rsidDel="00000000" w:rsidR="00000000" w:rsidRPr="00000000">
        <w:rPr>
          <w:b w:val="1"/>
          <w:bCs w:val="1"/>
          <w:rtl w:val="0"/>
        </w:rPr>
        <w:t xml:space="preserve">Table 5.</w:t>
      </w:r>
      <w:r w:rsidDel="00000000" w:rsidR="00000000" w:rsidRPr="00000000">
        <w:rPr>
          <w:rtl w:val="0"/>
        </w:rPr>
        <w:t xml:space="preserve"> Volume EM segmentation, labelling features inside vEM volumes - Organelle segmentation.</w:t>
      </w:r>
    </w:p>
    <w:tbl>
      <w:tblPr>
        <w:tblStyle w:val="Table5"/>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545"/>
        <w:gridCol w:w="1275"/>
        <w:gridCol w:w="2805"/>
        <w:gridCol w:w="1245"/>
        <w:gridCol w:w="1020"/>
        <w:tblGridChange w:id="0">
          <w:tblGrid>
            <w:gridCol w:w="1485"/>
            <w:gridCol w:w="1545"/>
            <w:gridCol w:w="1275"/>
            <w:gridCol w:w="2805"/>
            <w:gridCol w:w="1245"/>
            <w:gridCol w:w="1020"/>
          </w:tblGrid>
        </w:tblGridChange>
      </w:tblGrid>
      <w:tr>
        <w:trPr>
          <w:cantSplit w:val="0"/>
          <w:trHeight w:val="330" w:hRule="atLeast"/>
          <w:tblHeader w:val="0"/>
        </w:trPr>
        <w:tc>
          <w:tcPr>
            <w:tcBorders>
              <w:top w:color="000000" w:space="0" w:sz="18" w:val="single"/>
              <w:left w:color="000000" w:space="0" w:sz="0" w:val="nil"/>
              <w:bottom w:color="000000" w:space="0" w:sz="1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E2">
            <w:pPr>
              <w:rPr/>
            </w:pPr>
            <w:r w:rsidDel="00000000" w:rsidR="00000000" w:rsidRPr="00000000">
              <w:rPr>
                <w:rtl w:val="0"/>
              </w:rPr>
              <w:t xml:space="preserve">Tool</w:t>
            </w:r>
          </w:p>
        </w:tc>
        <w:tc>
          <w:tcPr>
            <w:tcBorders>
              <w:top w:color="000000" w:space="0" w:sz="18" w:val="single"/>
              <w:left w:color="000000" w:space="0" w:sz="0" w:val="nil"/>
              <w:bottom w:color="000000" w:space="0" w:sz="1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E3">
            <w:pPr>
              <w:rPr/>
            </w:pPr>
            <w:r w:rsidDel="00000000" w:rsidR="00000000" w:rsidRPr="00000000">
              <w:rPr>
                <w:rtl w:val="0"/>
              </w:rPr>
              <w:t xml:space="preserve">Modality</w:t>
            </w:r>
          </w:p>
        </w:tc>
        <w:tc>
          <w:tcPr>
            <w:tcBorders>
              <w:top w:color="000000" w:space="0" w:sz="18" w:val="single"/>
              <w:left w:color="000000" w:space="0" w:sz="0" w:val="nil"/>
              <w:bottom w:color="000000" w:space="0" w:sz="1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E4">
            <w:pPr>
              <w:rPr/>
            </w:pPr>
            <w:r w:rsidDel="00000000" w:rsidR="00000000" w:rsidRPr="00000000">
              <w:rPr>
                <w:rtl w:val="0"/>
              </w:rPr>
              <w:t xml:space="preserve">Approach</w:t>
            </w:r>
          </w:p>
        </w:tc>
        <w:tc>
          <w:tcPr>
            <w:tcBorders>
              <w:top w:color="000000" w:space="0" w:sz="18" w:val="single"/>
              <w:left w:color="000000" w:space="0" w:sz="0" w:val="nil"/>
              <w:bottom w:color="000000" w:space="0" w:sz="1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E5">
            <w:pPr>
              <w:rPr/>
            </w:pPr>
            <w:r w:rsidDel="00000000" w:rsidR="00000000" w:rsidRPr="00000000">
              <w:rPr>
                <w:rtl w:val="0"/>
              </w:rPr>
              <w:t xml:space="preserve">When to use</w:t>
            </w:r>
          </w:p>
        </w:tc>
        <w:tc>
          <w:tcPr>
            <w:tcBorders>
              <w:top w:color="000000" w:space="0" w:sz="18" w:val="single"/>
              <w:left w:color="000000" w:space="0" w:sz="0" w:val="nil"/>
              <w:bottom w:color="000000" w:space="0" w:sz="1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E6">
            <w:pPr>
              <w:rPr/>
            </w:pPr>
            <w:r w:rsidDel="00000000" w:rsidR="00000000" w:rsidRPr="00000000">
              <w:rPr>
                <w:rtl w:val="0"/>
              </w:rPr>
              <w:t xml:space="preserve">Availability</w:t>
            </w:r>
          </w:p>
        </w:tc>
        <w:tc>
          <w:tcPr>
            <w:tcBorders>
              <w:top w:color="000000" w:space="0" w:sz="18" w:val="single"/>
              <w:left w:color="000000" w:space="0" w:sz="0" w:val="nil"/>
              <w:bottom w:color="000000" w:space="0" w:sz="1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1E7">
            <w:pPr>
              <w:rPr/>
            </w:pPr>
            <w:r w:rsidDel="00000000" w:rsidR="00000000" w:rsidRPr="00000000">
              <w:rPr>
                <w:rtl w:val="0"/>
              </w:rPr>
              <w:t xml:space="preserve">Citation</w:t>
            </w:r>
          </w:p>
        </w:tc>
      </w:tr>
      <w:tr>
        <w:trPr>
          <w:cantSplit w:val="0"/>
          <w:trHeight w:val="1163.7011718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E8">
            <w:pPr>
              <w:rPr/>
            </w:pPr>
            <w:r w:rsidDel="00000000" w:rsidR="00000000" w:rsidRPr="00000000">
              <w:rPr>
                <w:rtl w:val="0"/>
              </w:rPr>
              <w:t xml:space="preserve">CDeep3M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E9">
            <w:pPr>
              <w:rPr/>
            </w:pPr>
            <w:r w:rsidDel="00000000" w:rsidR="00000000" w:rsidRPr="00000000">
              <w:rPr>
                <w:rtl w:val="0"/>
              </w:rPr>
              <w:t xml:space="preserve">CLEM, FIB-SEM, SBEM, SEM, ssTEM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EA">
            <w:pPr>
              <w:rPr/>
            </w:pPr>
            <w:r w:rsidDel="00000000" w:rsidR="00000000" w:rsidRPr="00000000">
              <w:rPr>
                <w:rtl w:val="0"/>
              </w:rPr>
              <w:t xml:space="preserve">ML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EB">
            <w:pPr>
              <w:rPr/>
            </w:pPr>
            <w:r w:rsidDel="00000000" w:rsidR="00000000" w:rsidRPr="00000000">
              <w:rPr>
                <w:rtl w:val="0"/>
              </w:rPr>
              <w:t xml:space="preserve">AWS-deployable pipeline when local GPU is unavailable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EC">
            <w:pPr>
              <w:rPr/>
            </w:pPr>
            <w:r w:rsidDel="00000000" w:rsidR="00000000" w:rsidRPr="00000000">
              <w:rPr>
                <w:rtl w:val="0"/>
              </w:rPr>
              <w:t xml:space="preserve">Open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ED">
            <w:pPr>
              <w:rPr/>
            </w:pPr>
            <w:r w:rsidDel="00000000" w:rsidR="00000000" w:rsidRPr="00000000">
              <w:rPr>
                <w:rtl w:val="0"/>
              </w:rPr>
              <w:t xml:space="preserve">Haberl 2018</w:t>
            </w:r>
          </w:p>
        </w:tc>
      </w:tr>
      <w:tr>
        <w:trPr>
          <w:cantSplit w:val="0"/>
          <w:trHeight w:val="1163.7011718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EE">
            <w:pPr>
              <w:rPr/>
            </w:pPr>
            <w:r w:rsidDel="00000000" w:rsidR="00000000" w:rsidRPr="00000000">
              <w:rPr>
                <w:rtl w:val="0"/>
              </w:rPr>
              <w:t xml:space="preserve">CellMap / OpenOrganelle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EF">
            <w:pPr>
              <w:rPr/>
            </w:pPr>
            <w:r w:rsidDel="00000000" w:rsidR="00000000" w:rsidRPr="00000000">
              <w:rPr>
                <w:rtl w:val="0"/>
              </w:rPr>
              <w:t xml:space="preserve">FIB-SEM, vEM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F0">
            <w:pPr>
              <w:rPr/>
            </w:pPr>
            <w:r w:rsidDel="00000000" w:rsidR="00000000" w:rsidRPr="00000000">
              <w:rPr>
                <w:rtl w:val="0"/>
              </w:rPr>
              <w:t xml:space="preserve">ML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F1">
            <w:pPr>
              <w:rPr/>
            </w:pPr>
            <w:r w:rsidDel="00000000" w:rsidR="00000000" w:rsidRPr="00000000">
              <w:rPr>
                <w:rtl w:val="0"/>
              </w:rPr>
              <w:t xml:space="preserve">Whole-cell vEM organelle segmentation (strong baseline)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F2">
            <w:pPr>
              <w:rPr/>
            </w:pPr>
            <w:r w:rsidDel="00000000" w:rsidR="00000000" w:rsidRPr="00000000">
              <w:rPr>
                <w:rtl w:val="0"/>
              </w:rPr>
              <w:t xml:space="preserve">Open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F3">
            <w:pPr>
              <w:rPr/>
            </w:pPr>
            <w:r w:rsidDel="00000000" w:rsidR="00000000" w:rsidRPr="00000000">
              <w:rPr>
                <w:rtl w:val="0"/>
              </w:rPr>
              <w:t xml:space="preserve">Heinrich 2021</w:t>
            </w:r>
          </w:p>
        </w:tc>
      </w:tr>
      <w:tr>
        <w:trPr>
          <w:cantSplit w:val="0"/>
          <w:trHeight w:val="1163.7011718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F4">
            <w:pPr>
              <w:rPr/>
            </w:pPr>
            <w:r w:rsidDel="00000000" w:rsidR="00000000" w:rsidRPr="00000000">
              <w:rPr>
                <w:rtl w:val="0"/>
              </w:rPr>
              <w:t xml:space="preserve">MitoNet / Empanada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F5">
            <w:pPr>
              <w:rPr/>
            </w:pPr>
            <w:r w:rsidDel="00000000" w:rsidR="00000000" w:rsidRPr="00000000">
              <w:rPr>
                <w:rtl w:val="0"/>
              </w:rPr>
              <w:t xml:space="preserve">array tomo, FIB-SEM, SBEM, SEM, ssTEM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F6">
            <w:pPr>
              <w:rPr/>
            </w:pPr>
            <w:r w:rsidDel="00000000" w:rsidR="00000000" w:rsidRPr="00000000">
              <w:rPr>
                <w:rtl w:val="0"/>
              </w:rPr>
              <w:t xml:space="preserve">ML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F7">
            <w:pPr>
              <w:rPr/>
            </w:pPr>
            <w:r w:rsidDel="00000000" w:rsidR="00000000" w:rsidRPr="00000000">
              <w:rPr>
                <w:rtl w:val="0"/>
              </w:rPr>
              <w:t xml:space="preserve">First-line out-of-the-box mitochondria segmentation in vEM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F8">
            <w:pPr>
              <w:rPr/>
            </w:pPr>
            <w:r w:rsidDel="00000000" w:rsidR="00000000" w:rsidRPr="00000000">
              <w:rPr>
                <w:rtl w:val="0"/>
              </w:rPr>
              <w:t xml:space="preserve">Open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F9">
            <w:pPr>
              <w:rPr/>
            </w:pPr>
            <w:r w:rsidDel="00000000" w:rsidR="00000000" w:rsidRPr="00000000">
              <w:rPr>
                <w:rtl w:val="0"/>
              </w:rPr>
              <w:t xml:space="preserve">Conrad 2023</w:t>
            </w:r>
          </w:p>
        </w:tc>
      </w:tr>
      <w:tr>
        <w:trPr>
          <w:cantSplit w:val="0"/>
          <w:trHeight w:val="1163.701171875" w:hRule="atLeast"/>
          <w:tblHeader w:val="0"/>
        </w:trPr>
        <w:tc>
          <w:tcPr>
            <w:tcBorders>
              <w:top w:color="000000" w:space="0" w:sz="0" w:val="nil"/>
              <w:left w:color="000000" w:space="0" w:sz="0" w:val="nil"/>
              <w:bottom w:color="000000" w:space="0" w:sz="1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FA">
            <w:pPr>
              <w:rPr/>
            </w:pPr>
            <w:r w:rsidDel="00000000" w:rsidR="00000000" w:rsidRPr="00000000">
              <w:rPr>
                <w:rtl w:val="0"/>
              </w:rPr>
              <w:t xml:space="preserve">PlantSeg</w:t>
            </w:r>
          </w:p>
        </w:tc>
        <w:tc>
          <w:tcPr>
            <w:tcBorders>
              <w:top w:color="000000" w:space="0" w:sz="0" w:val="nil"/>
              <w:left w:color="000000" w:space="0" w:sz="0" w:val="nil"/>
              <w:bottom w:color="000000" w:space="0" w:sz="1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FB">
            <w:pPr>
              <w:rPr/>
            </w:pPr>
            <w:r w:rsidDel="00000000" w:rsidR="00000000" w:rsidRPr="00000000">
              <w:rPr>
                <w:rtl w:val="0"/>
              </w:rPr>
              <w:t xml:space="preserve">CLEM, FIB-SEM, SEM</w:t>
            </w:r>
          </w:p>
        </w:tc>
        <w:tc>
          <w:tcPr>
            <w:tcBorders>
              <w:top w:color="000000" w:space="0" w:sz="0" w:val="nil"/>
              <w:left w:color="000000" w:space="0" w:sz="0" w:val="nil"/>
              <w:bottom w:color="000000" w:space="0" w:sz="1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FC">
            <w:pPr>
              <w:rPr/>
            </w:pPr>
            <w:r w:rsidDel="00000000" w:rsidR="00000000" w:rsidRPr="00000000">
              <w:rPr>
                <w:rtl w:val="0"/>
              </w:rPr>
              <w:t xml:space="preserve">ML</w:t>
            </w:r>
          </w:p>
        </w:tc>
        <w:tc>
          <w:tcPr>
            <w:tcBorders>
              <w:top w:color="000000" w:space="0" w:sz="0" w:val="nil"/>
              <w:left w:color="000000" w:space="0" w:sz="0" w:val="nil"/>
              <w:bottom w:color="000000" w:space="0" w:sz="1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FD">
            <w:pPr>
              <w:rPr/>
            </w:pPr>
            <w:r w:rsidDel="00000000" w:rsidR="00000000" w:rsidRPr="00000000">
              <w:rPr>
                <w:rtl w:val="0"/>
              </w:rPr>
              <w:t xml:space="preserve">Tissue-level cell segmentation with thin boundaries</w:t>
            </w:r>
          </w:p>
        </w:tc>
        <w:tc>
          <w:tcPr>
            <w:tcBorders>
              <w:top w:color="000000" w:space="0" w:sz="0" w:val="nil"/>
              <w:left w:color="000000" w:space="0" w:sz="0" w:val="nil"/>
              <w:bottom w:color="000000" w:space="0" w:sz="1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FE">
            <w:pPr>
              <w:rPr/>
            </w:pPr>
            <w:r w:rsidDel="00000000" w:rsidR="00000000" w:rsidRPr="00000000">
              <w:rPr>
                <w:rtl w:val="0"/>
              </w:rPr>
              <w:t xml:space="preserve">Open</w:t>
            </w:r>
          </w:p>
        </w:tc>
        <w:tc>
          <w:tcPr>
            <w:tcBorders>
              <w:top w:color="000000" w:space="0" w:sz="0" w:val="nil"/>
              <w:left w:color="000000" w:space="0" w:sz="0" w:val="nil"/>
              <w:bottom w:color="000000" w:space="0" w:sz="1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1FF">
            <w:pPr>
              <w:rPr/>
            </w:pPr>
            <w:r w:rsidDel="00000000" w:rsidR="00000000" w:rsidRPr="00000000">
              <w:rPr>
                <w:rtl w:val="0"/>
              </w:rPr>
              <w:t xml:space="preserve">Wolny 2020</w:t>
            </w:r>
          </w:p>
        </w:tc>
      </w:tr>
    </w:tbl>
    <w:p w:rsidR="00000000" w:rsidDel="00000000" w:rsidP="00000000" w:rsidRDefault="00000000" w:rsidRPr="00000000" w14:paraId="00000200">
      <w:pPr>
        <w:spacing w:after="160" w:lineRule="auto"/>
        <w:rPr/>
      </w:pPr>
      <w:r w:rsidDel="00000000" w:rsidR="00000000" w:rsidRPr="00000000">
        <w:rPr>
          <w:rtl w:val="0"/>
        </w:rPr>
        <w:t xml:space="preserve"> </w:t>
      </w:r>
    </w:p>
    <w:p w:rsidR="00000000" w:rsidDel="00000000" w:rsidP="00000000" w:rsidRDefault="00000000" w:rsidRPr="00000000" w14:paraId="00000201">
      <w:pPr>
        <w:rPr/>
      </w:pPr>
      <w:r w:rsidDel="00000000" w:rsidR="00000000" w:rsidRPr="00000000">
        <w:br w:type="page"/>
      </w:r>
      <w:r w:rsidDel="00000000" w:rsidR="00000000" w:rsidRPr="00000000">
        <w:rPr>
          <w:rtl w:val="0"/>
        </w:rPr>
      </w:r>
    </w:p>
    <w:p w:rsidR="00000000" w:rsidDel="00000000" w:rsidP="00000000" w:rsidRDefault="00000000" w:rsidRPr="00000000" w14:paraId="00000202">
      <w:pPr>
        <w:pStyle w:val="Heading2"/>
        <w:rPr/>
      </w:pPr>
      <w:bookmarkStart w:colFirst="0" w:colLast="0" w:name="_a2r2eb80936g" w:id="46"/>
      <w:bookmarkEnd w:id="46"/>
      <w:r w:rsidDel="00000000" w:rsidR="00000000" w:rsidRPr="00000000">
        <w:rPr>
          <w:b w:val="1"/>
          <w:bCs w:val="1"/>
          <w:rtl w:val="0"/>
        </w:rPr>
        <w:t xml:space="preserve">Table 6.</w:t>
      </w:r>
      <w:r w:rsidDel="00000000" w:rsidR="00000000" w:rsidRPr="00000000">
        <w:rPr>
          <w:rtl w:val="0"/>
        </w:rPr>
        <w:t xml:space="preserve"> Volume EM segmentation, labelling features inside vEM volumes - Connectomics, neurons and synapses.</w:t>
      </w:r>
    </w:p>
    <w:tbl>
      <w:tblPr>
        <w:tblStyle w:val="Table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1815"/>
        <w:gridCol w:w="1200"/>
        <w:gridCol w:w="2565"/>
        <w:gridCol w:w="1440"/>
        <w:gridCol w:w="1005"/>
        <w:tblGridChange w:id="0">
          <w:tblGrid>
            <w:gridCol w:w="1320"/>
            <w:gridCol w:w="1815"/>
            <w:gridCol w:w="1200"/>
            <w:gridCol w:w="2565"/>
            <w:gridCol w:w="1440"/>
            <w:gridCol w:w="1005"/>
          </w:tblGrid>
        </w:tblGridChange>
      </w:tblGrid>
      <w:tr>
        <w:trPr>
          <w:cantSplit w:val="0"/>
          <w:trHeight w:val="330" w:hRule="atLeast"/>
          <w:tblHeader w:val="0"/>
        </w:trPr>
        <w:tc>
          <w:tcPr>
            <w:tcBorders>
              <w:top w:color="000000" w:space="0" w:sz="18" w:val="single"/>
              <w:left w:color="000000" w:space="0" w:sz="0" w:val="nil"/>
              <w:bottom w:color="000000" w:space="0" w:sz="1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03">
            <w:pPr>
              <w:rPr/>
            </w:pPr>
            <w:r w:rsidDel="00000000" w:rsidR="00000000" w:rsidRPr="00000000">
              <w:rPr>
                <w:rtl w:val="0"/>
              </w:rPr>
              <w:t xml:space="preserve">Tool</w:t>
            </w:r>
          </w:p>
        </w:tc>
        <w:tc>
          <w:tcPr>
            <w:tcBorders>
              <w:top w:color="000000" w:space="0" w:sz="18" w:val="single"/>
              <w:left w:color="000000" w:space="0" w:sz="0" w:val="nil"/>
              <w:bottom w:color="000000" w:space="0" w:sz="1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04">
            <w:pPr>
              <w:rPr/>
            </w:pPr>
            <w:r w:rsidDel="00000000" w:rsidR="00000000" w:rsidRPr="00000000">
              <w:rPr>
                <w:rtl w:val="0"/>
              </w:rPr>
              <w:t xml:space="preserve">Modality</w:t>
            </w:r>
          </w:p>
        </w:tc>
        <w:tc>
          <w:tcPr>
            <w:tcBorders>
              <w:top w:color="000000" w:space="0" w:sz="18" w:val="single"/>
              <w:left w:color="000000" w:space="0" w:sz="0" w:val="nil"/>
              <w:bottom w:color="000000" w:space="0" w:sz="1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05">
            <w:pPr>
              <w:rPr/>
            </w:pPr>
            <w:r w:rsidDel="00000000" w:rsidR="00000000" w:rsidRPr="00000000">
              <w:rPr>
                <w:rtl w:val="0"/>
              </w:rPr>
              <w:t xml:space="preserve">Approach</w:t>
            </w:r>
          </w:p>
        </w:tc>
        <w:tc>
          <w:tcPr>
            <w:tcBorders>
              <w:top w:color="000000" w:space="0" w:sz="18" w:val="single"/>
              <w:left w:color="000000" w:space="0" w:sz="0" w:val="nil"/>
              <w:bottom w:color="000000" w:space="0" w:sz="1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06">
            <w:pPr>
              <w:rPr/>
            </w:pPr>
            <w:r w:rsidDel="00000000" w:rsidR="00000000" w:rsidRPr="00000000">
              <w:rPr>
                <w:rtl w:val="0"/>
              </w:rPr>
              <w:t xml:space="preserve">When to use</w:t>
            </w:r>
          </w:p>
        </w:tc>
        <w:tc>
          <w:tcPr>
            <w:tcBorders>
              <w:top w:color="000000" w:space="0" w:sz="18" w:val="single"/>
              <w:left w:color="000000" w:space="0" w:sz="0" w:val="nil"/>
              <w:bottom w:color="000000" w:space="0" w:sz="1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07">
            <w:pPr>
              <w:rPr/>
            </w:pPr>
            <w:r w:rsidDel="00000000" w:rsidR="00000000" w:rsidRPr="00000000">
              <w:rPr>
                <w:rtl w:val="0"/>
              </w:rPr>
              <w:t xml:space="preserve">Availability</w:t>
            </w:r>
          </w:p>
        </w:tc>
        <w:tc>
          <w:tcPr>
            <w:tcBorders>
              <w:top w:color="000000" w:space="0" w:sz="18" w:val="single"/>
              <w:left w:color="000000" w:space="0" w:sz="0" w:val="nil"/>
              <w:bottom w:color="000000" w:space="0" w:sz="1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08">
            <w:pPr>
              <w:rPr/>
            </w:pPr>
            <w:r w:rsidDel="00000000" w:rsidR="00000000" w:rsidRPr="00000000">
              <w:rPr>
                <w:rtl w:val="0"/>
              </w:rPr>
              <w:t xml:space="preserve">Citation</w:t>
            </w:r>
          </w:p>
        </w:tc>
      </w:tr>
      <w:tr>
        <w:trPr>
          <w:cantSplit w:val="0"/>
          <w:trHeight w:val="1454.626464843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09">
            <w:pPr>
              <w:rPr/>
            </w:pPr>
            <w:r w:rsidDel="00000000" w:rsidR="00000000" w:rsidRPr="00000000">
              <w:rPr>
                <w:rtl w:val="0"/>
              </w:rPr>
              <w:t xml:space="preserve">Ariadne / 3dEMtrace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0A">
            <w:pPr>
              <w:rPr/>
            </w:pPr>
            <w:r w:rsidDel="00000000" w:rsidR="00000000" w:rsidRPr="00000000">
              <w:rPr>
                <w:rtl w:val="0"/>
              </w:rPr>
              <w:t xml:space="preserve">FIB-SEM, SBEM, ssTEM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0B">
            <w:pPr>
              <w:rPr/>
            </w:pPr>
            <w:r w:rsidDel="00000000" w:rsidR="00000000" w:rsidRPr="00000000">
              <w:rPr>
                <w:rtl w:val="0"/>
              </w:rPr>
              <w:t xml:space="preserve">ML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0C">
            <w:pPr>
              <w:rPr/>
            </w:pPr>
            <w:r w:rsidDel="00000000" w:rsidR="00000000" w:rsidRPr="00000000">
              <w:rPr>
                <w:rtl w:val="0"/>
              </w:rPr>
              <w:t xml:space="preserve">Outsourced large-scale connectomics segmentation &amp; proofreading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0D">
            <w:pPr>
              <w:rPr/>
            </w:pPr>
            <w:r w:rsidDel="00000000" w:rsidR="00000000" w:rsidRPr="00000000">
              <w:rPr>
                <w:rtl w:val="0"/>
              </w:rPr>
              <w:t xml:space="preserve">Vendor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0E">
            <w:pPr>
              <w:rPr/>
            </w:pPr>
            <w:commentRangeStart w:id="59"/>
            <w:r w:rsidDel="00000000" w:rsidR="00000000" w:rsidRPr="00000000">
              <w:rPr>
                <w:rtl w:val="0"/>
              </w:rPr>
              <w:t xml:space="preserve">citation unverified</w:t>
            </w:r>
            <w:commentRangeEnd w:id="59"/>
            <w:r w:rsidDel="00000000" w:rsidR="00000000" w:rsidRPr="00000000">
              <w:commentReference w:id="59"/>
            </w:r>
            <w:r w:rsidDel="00000000" w:rsidR="00000000" w:rsidRPr="00000000">
              <w:rPr>
                <w:rtl w:val="0"/>
              </w:rPr>
            </w:r>
          </w:p>
        </w:tc>
      </w:tr>
      <w:tr>
        <w:trPr>
          <w:cantSplit w:val="0"/>
          <w:trHeight w:val="1454.626464843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0F">
            <w:pPr>
              <w:rPr/>
            </w:pPr>
            <w:r w:rsidDel="00000000" w:rsidR="00000000" w:rsidRPr="00000000">
              <w:rPr>
                <w:rtl w:val="0"/>
              </w:rPr>
              <w:t xml:space="preserve">Flood-Filling Networks (FFN)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10">
            <w:pPr>
              <w:rPr/>
            </w:pPr>
            <w:r w:rsidDel="00000000" w:rsidR="00000000" w:rsidRPr="00000000">
              <w:rPr>
                <w:rtl w:val="0"/>
              </w:rPr>
              <w:t xml:space="preserve">FIB-SEM, SBEM, ssTEM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11">
            <w:pPr>
              <w:rPr/>
            </w:pPr>
            <w:r w:rsidDel="00000000" w:rsidR="00000000" w:rsidRPr="00000000">
              <w:rPr>
                <w:rtl w:val="0"/>
              </w:rPr>
              <w:t xml:space="preserve">ML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12">
            <w:pPr>
              <w:rPr/>
            </w:pPr>
            <w:r w:rsidDel="00000000" w:rsidR="00000000" w:rsidRPr="00000000">
              <w:rPr>
                <w:rtl w:val="0"/>
              </w:rPr>
              <w:t xml:space="preserve">Highest-accuracy large-scale neuron segmentation (FAFB, MICrONS, hemibrain)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13">
            <w:pPr>
              <w:rPr/>
            </w:pPr>
            <w:r w:rsidDel="00000000" w:rsidR="00000000" w:rsidRPr="00000000">
              <w:rPr>
                <w:rtl w:val="0"/>
              </w:rPr>
              <w:t xml:space="preserve">Open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14">
            <w:pPr>
              <w:rPr/>
            </w:pPr>
            <w:r w:rsidDel="00000000" w:rsidR="00000000" w:rsidRPr="00000000">
              <w:rPr>
                <w:rtl w:val="0"/>
              </w:rPr>
              <w:t xml:space="preserve">Januszewski 2018</w:t>
            </w:r>
          </w:p>
        </w:tc>
      </w:tr>
      <w:tr>
        <w:trPr>
          <w:cantSplit w:val="0"/>
          <w:trHeight w:val="1454.626464843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15">
            <w:pPr>
              <w:rPr/>
            </w:pPr>
            <w:r w:rsidDel="00000000" w:rsidR="00000000" w:rsidRPr="00000000">
              <w:rPr>
                <w:rtl w:val="0"/>
              </w:rPr>
              <w:t xml:space="preserve">Local Shape Descriptors (LSDs)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16">
            <w:pPr>
              <w:rPr/>
            </w:pPr>
            <w:r w:rsidDel="00000000" w:rsidR="00000000" w:rsidRPr="00000000">
              <w:rPr>
                <w:rtl w:val="0"/>
              </w:rPr>
              <w:t xml:space="preserve">FIB-SEM, SBEM, ssTEM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17">
            <w:pPr>
              <w:rPr/>
            </w:pPr>
            <w:r w:rsidDel="00000000" w:rsidR="00000000" w:rsidRPr="00000000">
              <w:rPr>
                <w:rtl w:val="0"/>
              </w:rPr>
              <w:t xml:space="preserve">ML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18">
            <w:pPr>
              <w:rPr/>
            </w:pPr>
            <w:r w:rsidDel="00000000" w:rsidR="00000000" w:rsidRPr="00000000">
              <w:rPr>
                <w:rtl w:val="0"/>
              </w:rPr>
              <w:t xml:space="preserve">Efficient connectomics segmentation (~100x less compute than FFN)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19">
            <w:pPr>
              <w:rPr/>
            </w:pPr>
            <w:r w:rsidDel="00000000" w:rsidR="00000000" w:rsidRPr="00000000">
              <w:rPr>
                <w:rtl w:val="0"/>
              </w:rPr>
              <w:t xml:space="preserve">Open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1A">
            <w:pPr>
              <w:rPr/>
            </w:pPr>
            <w:r w:rsidDel="00000000" w:rsidR="00000000" w:rsidRPr="00000000">
              <w:rPr>
                <w:rtl w:val="0"/>
              </w:rPr>
              <w:t xml:space="preserve">Sheridan 2023</w:t>
            </w:r>
          </w:p>
        </w:tc>
      </w:tr>
      <w:tr>
        <w:trPr>
          <w:cantSplit w:val="0"/>
          <w:trHeight w:val="1454.626464843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1B">
            <w:pPr>
              <w:rPr/>
            </w:pPr>
            <w:r w:rsidDel="00000000" w:rsidR="00000000" w:rsidRPr="00000000">
              <w:rPr>
                <w:rtl w:val="0"/>
              </w:rPr>
              <w:t xml:space="preserve">PyTorch Connectomics (PyTC)</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1C">
            <w:pPr>
              <w:rPr/>
            </w:pPr>
            <w:r w:rsidDel="00000000" w:rsidR="00000000" w:rsidRPr="00000000">
              <w:rPr>
                <w:rtl w:val="0"/>
              </w:rPr>
              <w:t xml:space="preserve">FIB-SEM, SBEM, ssTEM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1D">
            <w:pPr>
              <w:rPr/>
            </w:pPr>
            <w:r w:rsidDel="00000000" w:rsidR="00000000" w:rsidRPr="00000000">
              <w:rPr>
                <w:rtl w:val="0"/>
              </w:rPr>
              <w:t xml:space="preserve">ML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1E">
            <w:pPr>
              <w:rPr/>
            </w:pPr>
            <w:r w:rsidDel="00000000" w:rsidR="00000000" w:rsidRPr="00000000">
              <w:rPr>
                <w:rtl w:val="0"/>
              </w:rPr>
              <w:t xml:space="preserve">Customizable PyTorch framework for connectomics (neurons, synapses, mitochondria)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1F">
            <w:pPr>
              <w:rPr/>
            </w:pPr>
            <w:r w:rsidDel="00000000" w:rsidR="00000000" w:rsidRPr="00000000">
              <w:rPr>
                <w:rtl w:val="0"/>
              </w:rPr>
              <w:t xml:space="preserve">Open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20">
            <w:pPr>
              <w:rPr/>
            </w:pPr>
            <w:r w:rsidDel="00000000" w:rsidR="00000000" w:rsidRPr="00000000">
              <w:rPr>
                <w:rtl w:val="0"/>
              </w:rPr>
              <w:t xml:space="preserve">Lin 2021</w:t>
            </w:r>
          </w:p>
        </w:tc>
      </w:tr>
      <w:tr>
        <w:trPr>
          <w:cantSplit w:val="0"/>
          <w:trHeight w:val="1454.626464843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21">
            <w:pPr>
              <w:rPr/>
            </w:pPr>
            <w:r w:rsidDel="00000000" w:rsidR="00000000" w:rsidRPr="00000000">
              <w:rPr>
                <w:rtl w:val="0"/>
              </w:rPr>
              <w:t xml:space="preserve">Synaptic partner detection (Buhmann et al.)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22">
            <w:pPr>
              <w:rPr/>
            </w:pPr>
            <w:r w:rsidDel="00000000" w:rsidR="00000000" w:rsidRPr="00000000">
              <w:rPr>
                <w:rtl w:val="0"/>
              </w:rPr>
              <w:t xml:space="preserve">ssTEM, vEM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23">
            <w:pPr>
              <w:rPr/>
            </w:pPr>
            <w:r w:rsidDel="00000000" w:rsidR="00000000" w:rsidRPr="00000000">
              <w:rPr>
                <w:rtl w:val="0"/>
              </w:rPr>
              <w:t xml:space="preserve">ML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24">
            <w:pPr>
              <w:rPr/>
            </w:pPr>
            <w:r w:rsidDel="00000000" w:rsidR="00000000" w:rsidRPr="00000000">
              <w:rPr>
                <w:rtl w:val="0"/>
              </w:rPr>
              <w:t xml:space="preserve">Synaptic edge detection in connectomics pipelines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25">
            <w:pPr>
              <w:rPr/>
            </w:pPr>
            <w:r w:rsidDel="00000000" w:rsidR="00000000" w:rsidRPr="00000000">
              <w:rPr>
                <w:rtl w:val="0"/>
              </w:rPr>
              <w:t xml:space="preserve">Open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26">
            <w:pPr>
              <w:rPr/>
            </w:pPr>
            <w:r w:rsidDel="00000000" w:rsidR="00000000" w:rsidRPr="00000000">
              <w:rPr>
                <w:rtl w:val="0"/>
              </w:rPr>
              <w:t xml:space="preserve">Buhmann 2021</w:t>
            </w:r>
          </w:p>
        </w:tc>
      </w:tr>
      <w:tr>
        <w:trPr>
          <w:cantSplit w:val="0"/>
          <w:trHeight w:val="1454.62646484375" w:hRule="atLeast"/>
          <w:tblHeader w:val="0"/>
        </w:trPr>
        <w:tc>
          <w:tcPr>
            <w:tcBorders>
              <w:top w:color="000000" w:space="0" w:sz="0" w:val="nil"/>
              <w:left w:color="000000" w:space="0" w:sz="0" w:val="nil"/>
              <w:bottom w:color="000000" w:space="0" w:sz="1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27">
            <w:pPr>
              <w:rPr/>
            </w:pPr>
            <w:commentRangeStart w:id="60"/>
            <w:r w:rsidDel="00000000" w:rsidR="00000000" w:rsidRPr="00000000">
              <w:rPr>
                <w:rtl w:val="0"/>
              </w:rPr>
              <w:t xml:space="preserve">Mutex Watershed</w:t>
            </w:r>
          </w:p>
        </w:tc>
        <w:tc>
          <w:tcPr>
            <w:tcBorders>
              <w:top w:color="000000" w:space="0" w:sz="0" w:val="nil"/>
              <w:left w:color="000000" w:space="0" w:sz="0" w:val="nil"/>
              <w:bottom w:color="000000" w:space="0" w:sz="1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28">
            <w:pPr>
              <w:rPr/>
            </w:pPr>
            <w:commentRangeEnd w:id="60"/>
            <w:r w:rsidDel="00000000" w:rsidR="00000000" w:rsidRPr="00000000">
              <w:commentReference w:id="60"/>
            </w:r>
            <w:r w:rsidDel="00000000" w:rsidR="00000000" w:rsidRPr="00000000">
              <w:rPr>
                <w:rtl w:val="0"/>
              </w:rPr>
              <w:t xml:space="preserve">cryo-ET, FIB-SEM, SBEM, ssTEM</w:t>
            </w:r>
          </w:p>
        </w:tc>
        <w:tc>
          <w:tcPr>
            <w:tcBorders>
              <w:top w:color="000000" w:space="0" w:sz="0" w:val="nil"/>
              <w:left w:color="000000" w:space="0" w:sz="0" w:val="nil"/>
              <w:bottom w:color="000000" w:space="0" w:sz="1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29">
            <w:pPr>
              <w:rPr/>
            </w:pPr>
            <w:r w:rsidDel="00000000" w:rsidR="00000000" w:rsidRPr="00000000">
              <w:rPr>
                <w:rtl w:val="0"/>
              </w:rPr>
              <w:t xml:space="preserve">Classical</w:t>
            </w:r>
          </w:p>
        </w:tc>
        <w:tc>
          <w:tcPr>
            <w:tcBorders>
              <w:top w:color="000000" w:space="0" w:sz="0" w:val="nil"/>
              <w:left w:color="000000" w:space="0" w:sz="0" w:val="nil"/>
              <w:bottom w:color="000000" w:space="0" w:sz="1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2A">
            <w:pPr>
              <w:rPr/>
            </w:pPr>
            <w:r w:rsidDel="00000000" w:rsidR="00000000" w:rsidRPr="00000000">
              <w:rPr>
                <w:rtl w:val="0"/>
              </w:rPr>
              <w:t xml:space="preserve">Deterministic partitioning from learned affinities (LSD pipeline)</w:t>
            </w:r>
          </w:p>
        </w:tc>
        <w:tc>
          <w:tcPr>
            <w:tcBorders>
              <w:top w:color="000000" w:space="0" w:sz="0" w:val="nil"/>
              <w:left w:color="000000" w:space="0" w:sz="0" w:val="nil"/>
              <w:bottom w:color="000000" w:space="0" w:sz="1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2B">
            <w:pPr>
              <w:rPr/>
            </w:pPr>
            <w:r w:rsidDel="00000000" w:rsidR="00000000" w:rsidRPr="00000000">
              <w:rPr>
                <w:rtl w:val="0"/>
              </w:rPr>
              <w:t xml:space="preserve">Open</w:t>
            </w:r>
          </w:p>
        </w:tc>
        <w:tc>
          <w:tcPr>
            <w:tcBorders>
              <w:top w:color="000000" w:space="0" w:sz="0" w:val="nil"/>
              <w:left w:color="000000" w:space="0" w:sz="0" w:val="nil"/>
              <w:bottom w:color="000000" w:space="0" w:sz="1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2C">
            <w:pPr>
              <w:rPr/>
            </w:pPr>
            <w:r w:rsidDel="00000000" w:rsidR="00000000" w:rsidRPr="00000000">
              <w:rPr>
                <w:rtl w:val="0"/>
              </w:rPr>
              <w:t xml:space="preserve">Wolf 2018</w:t>
            </w:r>
          </w:p>
        </w:tc>
      </w:tr>
    </w:tbl>
    <w:p w:rsidR="00000000" w:rsidDel="00000000" w:rsidP="00000000" w:rsidRDefault="00000000" w:rsidRPr="00000000" w14:paraId="0000022D">
      <w:pPr>
        <w:spacing w:after="160" w:lineRule="auto"/>
        <w:rPr/>
      </w:pPr>
      <w:r w:rsidDel="00000000" w:rsidR="00000000" w:rsidRPr="00000000">
        <w:rPr>
          <w:rtl w:val="0"/>
        </w:rPr>
        <w:t xml:space="preserve"> </w:t>
      </w:r>
    </w:p>
    <w:p w:rsidR="00000000" w:rsidDel="00000000" w:rsidP="00000000" w:rsidRDefault="00000000" w:rsidRPr="00000000" w14:paraId="0000022E">
      <w:pPr>
        <w:rPr/>
      </w:pPr>
      <w:r w:rsidDel="00000000" w:rsidR="00000000" w:rsidRPr="00000000">
        <w:br w:type="page"/>
      </w:r>
      <w:r w:rsidDel="00000000" w:rsidR="00000000" w:rsidRPr="00000000">
        <w:rPr>
          <w:rtl w:val="0"/>
        </w:rPr>
      </w:r>
    </w:p>
    <w:p w:rsidR="00000000" w:rsidDel="00000000" w:rsidP="00000000" w:rsidRDefault="00000000" w:rsidRPr="00000000" w14:paraId="0000022F">
      <w:pPr>
        <w:rPr/>
      </w:pPr>
      <w:r w:rsidDel="00000000" w:rsidR="00000000" w:rsidRPr="00000000">
        <w:rPr>
          <w:b w:val="1"/>
          <w:bCs w:val="1"/>
          <w:rtl w:val="0"/>
        </w:rPr>
        <w:t xml:space="preserve">Table 7.</w:t>
      </w:r>
      <w:r w:rsidDel="00000000" w:rsidR="00000000" w:rsidRPr="00000000">
        <w:rPr>
          <w:rtl w:val="0"/>
        </w:rPr>
        <w:t xml:space="preserve"> General-purpose segmentation tools - Foundation architectures and pretrained backbones.</w:t>
      </w:r>
    </w:p>
    <w:p w:rsidR="00000000" w:rsidDel="00000000" w:rsidP="00000000" w:rsidRDefault="00000000" w:rsidRPr="00000000" w14:paraId="00000230">
      <w:pPr>
        <w:rPr/>
      </w:pPr>
      <w:r w:rsidDel="00000000" w:rsidR="00000000" w:rsidRPr="00000000">
        <w:rPr>
          <w:rtl w:val="0"/>
        </w:rPr>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2250"/>
        <w:gridCol w:w="1215"/>
        <w:gridCol w:w="2265"/>
        <w:gridCol w:w="1350"/>
        <w:gridCol w:w="1185"/>
        <w:tblGridChange w:id="0">
          <w:tblGrid>
            <w:gridCol w:w="1095"/>
            <w:gridCol w:w="2250"/>
            <w:gridCol w:w="1215"/>
            <w:gridCol w:w="2265"/>
            <w:gridCol w:w="1350"/>
            <w:gridCol w:w="1185"/>
          </w:tblGrid>
        </w:tblGridChange>
      </w:tblGrid>
      <w:tr>
        <w:trPr>
          <w:cantSplit w:val="0"/>
          <w:trHeight w:val="330" w:hRule="atLeast"/>
          <w:tblHeader w:val="0"/>
        </w:trPr>
        <w:tc>
          <w:tcPr>
            <w:tcBorders>
              <w:top w:color="000000" w:space="0" w:sz="18" w:val="single"/>
              <w:left w:color="000000" w:space="0" w:sz="0" w:val="nil"/>
              <w:bottom w:color="000000" w:space="0" w:sz="1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31">
            <w:pPr>
              <w:rPr/>
            </w:pPr>
            <w:r w:rsidDel="00000000" w:rsidR="00000000" w:rsidRPr="00000000">
              <w:rPr>
                <w:rtl w:val="0"/>
              </w:rPr>
              <w:t xml:space="preserve">Tool</w:t>
            </w:r>
          </w:p>
        </w:tc>
        <w:tc>
          <w:tcPr>
            <w:tcBorders>
              <w:top w:color="000000" w:space="0" w:sz="18" w:val="single"/>
              <w:left w:color="000000" w:space="0" w:sz="0" w:val="nil"/>
              <w:bottom w:color="000000" w:space="0" w:sz="1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32">
            <w:pPr>
              <w:rPr/>
            </w:pPr>
            <w:r w:rsidDel="00000000" w:rsidR="00000000" w:rsidRPr="00000000">
              <w:rPr>
                <w:rtl w:val="0"/>
              </w:rPr>
              <w:t xml:space="preserve">Modality</w:t>
            </w:r>
          </w:p>
        </w:tc>
        <w:tc>
          <w:tcPr>
            <w:tcBorders>
              <w:top w:color="000000" w:space="0" w:sz="18" w:val="single"/>
              <w:left w:color="000000" w:space="0" w:sz="0" w:val="nil"/>
              <w:bottom w:color="000000" w:space="0" w:sz="1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33">
            <w:pPr>
              <w:rPr/>
            </w:pPr>
            <w:r w:rsidDel="00000000" w:rsidR="00000000" w:rsidRPr="00000000">
              <w:rPr>
                <w:rtl w:val="0"/>
              </w:rPr>
              <w:t xml:space="preserve">Approach</w:t>
            </w:r>
          </w:p>
        </w:tc>
        <w:tc>
          <w:tcPr>
            <w:tcBorders>
              <w:top w:color="000000" w:space="0" w:sz="18" w:val="single"/>
              <w:left w:color="000000" w:space="0" w:sz="0" w:val="nil"/>
              <w:bottom w:color="000000" w:space="0" w:sz="1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34">
            <w:pPr>
              <w:rPr/>
            </w:pPr>
            <w:r w:rsidDel="00000000" w:rsidR="00000000" w:rsidRPr="00000000">
              <w:rPr>
                <w:rtl w:val="0"/>
              </w:rPr>
              <w:t xml:space="preserve">When to use</w:t>
            </w:r>
          </w:p>
        </w:tc>
        <w:tc>
          <w:tcPr>
            <w:tcBorders>
              <w:top w:color="000000" w:space="0" w:sz="18" w:val="single"/>
              <w:left w:color="000000" w:space="0" w:sz="0" w:val="nil"/>
              <w:bottom w:color="000000" w:space="0" w:sz="1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35">
            <w:pPr>
              <w:rPr/>
            </w:pPr>
            <w:r w:rsidDel="00000000" w:rsidR="00000000" w:rsidRPr="00000000">
              <w:rPr>
                <w:rtl w:val="0"/>
              </w:rPr>
              <w:t xml:space="preserve">Availability</w:t>
            </w:r>
          </w:p>
        </w:tc>
        <w:tc>
          <w:tcPr>
            <w:tcBorders>
              <w:top w:color="000000" w:space="0" w:sz="18" w:val="single"/>
              <w:left w:color="000000" w:space="0" w:sz="0" w:val="nil"/>
              <w:bottom w:color="000000" w:space="0" w:sz="1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36">
            <w:pPr>
              <w:rPr/>
            </w:pPr>
            <w:r w:rsidDel="00000000" w:rsidR="00000000" w:rsidRPr="00000000">
              <w:rPr>
                <w:rtl w:val="0"/>
              </w:rPr>
              <w:t xml:space="preserve">Citation</w:t>
            </w:r>
          </w:p>
        </w:tc>
      </w:tr>
      <w:tr>
        <w:trPr>
          <w:cantSplit w:val="0"/>
          <w:trHeight w:val="1163.7011718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37">
            <w:pPr>
              <w:rPr/>
            </w:pPr>
            <w:r w:rsidDel="00000000" w:rsidR="00000000" w:rsidRPr="00000000">
              <w:rPr>
                <w:rtl w:val="0"/>
              </w:rPr>
              <w:t xml:space="preserve">3D U-Net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38">
            <w:pPr>
              <w:rPr/>
            </w:pPr>
            <w:r w:rsidDel="00000000" w:rsidR="00000000" w:rsidRPr="00000000">
              <w:rPr>
                <w:rtl w:val="0"/>
              </w:rPr>
              <w:t xml:space="preserve">cryo-ET, FIB-SEM, SBEM, ssTEM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39">
            <w:pPr>
              <w:rPr/>
            </w:pPr>
            <w:r w:rsidDel="00000000" w:rsidR="00000000" w:rsidRPr="00000000">
              <w:rPr>
                <w:rtl w:val="0"/>
              </w:rPr>
              <w:t xml:space="preserve">ML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3A">
            <w:pPr>
              <w:rPr/>
            </w:pPr>
            <w:r w:rsidDel="00000000" w:rsidR="00000000" w:rsidRPr="00000000">
              <w:rPr>
                <w:rtl w:val="0"/>
              </w:rPr>
              <w:t xml:space="preserve">Reference 3D architecture for most vEM/cryo-ET segmentation tools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3B">
            <w:pPr>
              <w:rPr/>
            </w:pPr>
            <w:r w:rsidDel="00000000" w:rsidR="00000000" w:rsidRPr="00000000">
              <w:rPr>
                <w:rtl w:val="0"/>
              </w:rPr>
              <w:t xml:space="preserve">Open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3C">
            <w:pPr>
              <w:rPr/>
            </w:pPr>
            <w:r w:rsidDel="00000000" w:rsidR="00000000" w:rsidRPr="00000000">
              <w:rPr>
                <w:rtl w:val="0"/>
              </w:rPr>
              <w:t xml:space="preserve">Çiçek 2016</w:t>
            </w:r>
          </w:p>
        </w:tc>
      </w:tr>
      <w:tr>
        <w:trPr>
          <w:cantSplit w:val="0"/>
          <w:trHeight w:val="1163.7011718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3D">
            <w:pPr>
              <w:rPr/>
            </w:pPr>
            <w:r w:rsidDel="00000000" w:rsidR="00000000" w:rsidRPr="00000000">
              <w:rPr>
                <w:rtl w:val="0"/>
              </w:rPr>
              <w:t xml:space="preserve">Cellpose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3E">
            <w:pPr>
              <w:rPr/>
            </w:pPr>
            <w:ins w:author="Gunar Fabig" w:id="35" w:date="2026-06-15T15:08:21Z">
              <w:r w:rsidDel="00000000" w:rsidR="00000000" w:rsidRPr="00000000">
                <w:rPr>
                  <w:rtl w:val="0"/>
                </w:rPr>
                <w:t xml:space="preserve">LM, </w:t>
              </w:r>
            </w:ins>
            <w:r w:rsidDel="00000000" w:rsidR="00000000" w:rsidRPr="00000000">
              <w:rPr>
                <w:rtl w:val="0"/>
              </w:rPr>
              <w:t xml:space="preserve">CLEM</w:t>
            </w:r>
            <w:ins w:author="Gunar Fabig" w:id="36" w:date="2026-06-15T15:08:30Z">
              <w:r w:rsidDel="00000000" w:rsidR="00000000" w:rsidRPr="00000000">
                <w:rPr>
                  <w:rtl w:val="0"/>
                </w:rPr>
                <w:t xml:space="preserve"> (adaptable to </w:t>
              </w:r>
            </w:ins>
            <w:del w:author="Gunar Fabig" w:id="36" w:date="2026-06-15T15:08:30Z">
              <w:r w:rsidDel="00000000" w:rsidR="00000000" w:rsidRPr="00000000">
                <w:rPr>
                  <w:rtl w:val="0"/>
                </w:rPr>
                <w:delText xml:space="preserve">, </w:delText>
              </w:r>
            </w:del>
            <w:r w:rsidDel="00000000" w:rsidR="00000000" w:rsidRPr="00000000">
              <w:rPr>
                <w:rtl w:val="0"/>
              </w:rPr>
              <w:t xml:space="preserve">FIB-SEM, SBEM, ssTEM</w:t>
            </w:r>
            <w:ins w:author="Gunar Fabig" w:id="37" w:date="2026-06-15T15:08:46Z">
              <w:r w:rsidDel="00000000" w:rsidR="00000000" w:rsidRPr="00000000">
                <w:rPr>
                  <w:rtl w:val="0"/>
                </w:rPr>
                <w:t xml:space="preserve">)</w:t>
              </w:r>
            </w:ins>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3F">
            <w:pPr>
              <w:rPr/>
            </w:pPr>
            <w:r w:rsidDel="00000000" w:rsidR="00000000" w:rsidRPr="00000000">
              <w:rPr>
                <w:rtl w:val="0"/>
              </w:rPr>
              <w:t xml:space="preserve">ML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40">
            <w:pPr>
              <w:rPr/>
            </w:pPr>
            <w:r w:rsidDel="00000000" w:rsidR="00000000" w:rsidRPr="00000000">
              <w:rPr>
                <w:rtl w:val="0"/>
              </w:rPr>
              <w:t xml:space="preserve">First-line cell segmentation across LM and EM (strong in CLEM)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41">
            <w:pPr>
              <w:rPr/>
            </w:pPr>
            <w:r w:rsidDel="00000000" w:rsidR="00000000" w:rsidRPr="00000000">
              <w:rPr>
                <w:rtl w:val="0"/>
              </w:rPr>
              <w:t xml:space="preserve">Open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42">
            <w:pPr>
              <w:rPr/>
            </w:pPr>
            <w:r w:rsidDel="00000000" w:rsidR="00000000" w:rsidRPr="00000000">
              <w:rPr>
                <w:rtl w:val="0"/>
              </w:rPr>
              <w:t xml:space="preserve">Stringer 2021</w:t>
            </w:r>
          </w:p>
        </w:tc>
      </w:tr>
      <w:tr>
        <w:trPr>
          <w:cantSplit w:val="0"/>
          <w:trHeight w:val="1163.7011718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43">
            <w:pPr>
              <w:rPr/>
            </w:pPr>
            <w:r w:rsidDel="00000000" w:rsidR="00000000" w:rsidRPr="00000000">
              <w:rPr>
                <w:rtl w:val="0"/>
              </w:rPr>
              <w:t xml:space="preserve">Cellpose-SAM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44">
            <w:pPr>
              <w:rPr/>
            </w:pPr>
            <w:r w:rsidDel="00000000" w:rsidR="00000000" w:rsidRPr="00000000">
              <w:rPr>
                <w:rtl w:val="0"/>
              </w:rPr>
              <w:t xml:space="preserve">CLEM, FIB-SEM, SBEM, ssTEM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45">
            <w:pPr>
              <w:rPr/>
            </w:pPr>
            <w:r w:rsidDel="00000000" w:rsidR="00000000" w:rsidRPr="00000000">
              <w:rPr>
                <w:rtl w:val="0"/>
              </w:rPr>
              <w:t xml:space="preserve">ML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46">
            <w:pPr>
              <w:rPr/>
            </w:pPr>
            <w:r w:rsidDel="00000000" w:rsidR="00000000" w:rsidRPr="00000000">
              <w:rPr>
                <w:rtl w:val="0"/>
              </w:rPr>
              <w:t xml:space="preserve">SAM backbone + Cellpose instance segmentation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47">
            <w:pPr>
              <w:rPr/>
            </w:pPr>
            <w:r w:rsidDel="00000000" w:rsidR="00000000" w:rsidRPr="00000000">
              <w:rPr>
                <w:rtl w:val="0"/>
              </w:rPr>
              <w:t xml:space="preserve">Open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48">
            <w:pPr>
              <w:rPr/>
            </w:pPr>
            <w:r w:rsidDel="00000000" w:rsidR="00000000" w:rsidRPr="00000000">
              <w:rPr>
                <w:rtl w:val="0"/>
              </w:rPr>
              <w:t xml:space="preserve">Pachitariu 2025</w:t>
            </w:r>
          </w:p>
        </w:tc>
      </w:tr>
      <w:tr>
        <w:trPr>
          <w:cantSplit w:val="0"/>
          <w:trHeight w:val="1163.7011718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49">
            <w:pPr>
              <w:rPr/>
            </w:pPr>
            <w:r w:rsidDel="00000000" w:rsidR="00000000" w:rsidRPr="00000000">
              <w:rPr>
                <w:rtl w:val="0"/>
              </w:rPr>
              <w:t xml:space="preserve">DeepEMhancer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4A">
            <w:pPr>
              <w:rPr/>
            </w:pPr>
            <w:commentRangeStart w:id="61"/>
            <w:r w:rsidDel="00000000" w:rsidR="00000000" w:rsidRPr="00000000">
              <w:rPr>
                <w:rtl w:val="0"/>
              </w:rPr>
              <w:t xml:space="preserve">SPA, STA</w:t>
            </w:r>
            <w:commentRangeEnd w:id="61"/>
            <w:r w:rsidDel="00000000" w:rsidR="00000000" w:rsidRPr="00000000">
              <w:commentReference w:id="61"/>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4B">
            <w:pPr>
              <w:rPr/>
            </w:pPr>
            <w:r w:rsidDel="00000000" w:rsidR="00000000" w:rsidRPr="00000000">
              <w:rPr>
                <w:rtl w:val="0"/>
              </w:rPr>
              <w:t xml:space="preserve">ML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4C">
            <w:pPr>
              <w:rPr/>
            </w:pPr>
            <w:r w:rsidDel="00000000" w:rsidR="00000000" w:rsidRPr="00000000">
              <w:rPr>
                <w:rtl w:val="0"/>
              </w:rPr>
              <w:t xml:space="preserve">Post-reconstruction map sharpening (helps downstream segmentation)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4D">
            <w:pPr>
              <w:rPr/>
            </w:pPr>
            <w:r w:rsidDel="00000000" w:rsidR="00000000" w:rsidRPr="00000000">
              <w:rPr>
                <w:rtl w:val="0"/>
              </w:rPr>
              <w:t xml:space="preserve">Open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4E">
            <w:pPr>
              <w:rPr/>
            </w:pPr>
            <w:r w:rsidDel="00000000" w:rsidR="00000000" w:rsidRPr="00000000">
              <w:rPr>
                <w:rtl w:val="0"/>
              </w:rPr>
              <w:t xml:space="preserve">Sanchez-Garcia 2021</w:t>
            </w:r>
          </w:p>
        </w:tc>
      </w:tr>
      <w:tr>
        <w:trPr>
          <w:cantSplit w:val="0"/>
          <w:trHeight w:val="1163.7011718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4F">
            <w:pPr>
              <w:rPr/>
            </w:pPr>
            <w:r w:rsidDel="00000000" w:rsidR="00000000" w:rsidRPr="00000000">
              <w:rPr>
                <w:rtl w:val="0"/>
              </w:rPr>
              <w:t xml:space="preserve">DINOv2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50">
            <w:pPr>
              <w:rPr/>
            </w:pPr>
            <w:r w:rsidDel="00000000" w:rsidR="00000000" w:rsidRPr="00000000">
              <w:rPr>
                <w:rtl w:val="0"/>
              </w:rPr>
              <w:t xml:space="preserve">cryo-ET, FIB-SEM, SBEM, SEM, SPA, ssTEM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51">
            <w:pPr>
              <w:rPr/>
            </w:pPr>
            <w:r w:rsidDel="00000000" w:rsidR="00000000" w:rsidRPr="00000000">
              <w:rPr>
                <w:rtl w:val="0"/>
              </w:rPr>
              <w:t xml:space="preserve">ML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52">
            <w:pPr>
              <w:rPr/>
            </w:pPr>
            <w:r w:rsidDel="00000000" w:rsidR="00000000" w:rsidRPr="00000000">
              <w:rPr>
                <w:rtl w:val="0"/>
              </w:rPr>
              <w:t xml:space="preserve">Strong frozen feature extractor / backbone for EM tasks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53">
            <w:pPr>
              <w:rPr/>
            </w:pPr>
            <w:r w:rsidDel="00000000" w:rsidR="00000000" w:rsidRPr="00000000">
              <w:rPr>
                <w:rtl w:val="0"/>
              </w:rPr>
              <w:t xml:space="preserve">Open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54">
            <w:pPr>
              <w:rPr/>
            </w:pPr>
            <w:r w:rsidDel="00000000" w:rsidR="00000000" w:rsidRPr="00000000">
              <w:rPr>
                <w:rtl w:val="0"/>
              </w:rPr>
              <w:t xml:space="preserve">Oquab 2023</w:t>
            </w:r>
          </w:p>
        </w:tc>
      </w:tr>
      <w:tr>
        <w:trPr>
          <w:cantSplit w:val="0"/>
          <w:trHeight w:val="1163.7011718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55">
            <w:pPr>
              <w:rPr/>
            </w:pPr>
            <w:r w:rsidDel="00000000" w:rsidR="00000000" w:rsidRPr="00000000">
              <w:rPr>
                <w:rtl w:val="0"/>
              </w:rPr>
              <w:t xml:space="preserve">Ilastik</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56">
            <w:pPr>
              <w:rPr/>
            </w:pPr>
            <w:r w:rsidDel="00000000" w:rsidR="00000000" w:rsidRPr="00000000">
              <w:rPr>
                <w:rtl w:val="0"/>
              </w:rPr>
              <w:t xml:space="preserve">CLEM, cryo-ET, FIB-SEM, SBEM, SEM, ssTEM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57">
            <w:pPr>
              <w:rPr/>
            </w:pPr>
            <w:r w:rsidDel="00000000" w:rsidR="00000000" w:rsidRPr="00000000">
              <w:rPr>
                <w:rtl w:val="0"/>
              </w:rPr>
              <w:t xml:space="preserve">ML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58">
            <w:pPr>
              <w:rPr/>
            </w:pPr>
            <w:r w:rsidDel="00000000" w:rsidR="00000000" w:rsidRPr="00000000">
              <w:rPr>
                <w:rtl w:val="0"/>
              </w:rPr>
              <w:t xml:space="preserve">Interactive segmentation with small training data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59">
            <w:pPr>
              <w:rPr/>
            </w:pPr>
            <w:r w:rsidDel="00000000" w:rsidR="00000000" w:rsidRPr="00000000">
              <w:rPr>
                <w:rtl w:val="0"/>
              </w:rPr>
              <w:t xml:space="preserve">Open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5A">
            <w:pPr>
              <w:rPr/>
            </w:pPr>
            <w:r w:rsidDel="00000000" w:rsidR="00000000" w:rsidRPr="00000000">
              <w:rPr>
                <w:rtl w:val="0"/>
              </w:rPr>
              <w:t xml:space="preserve">Berg 2019</w:t>
            </w:r>
          </w:p>
        </w:tc>
      </w:tr>
      <w:tr>
        <w:trPr>
          <w:cantSplit w:val="0"/>
          <w:trHeight w:val="1163.7011718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5B">
            <w:pPr>
              <w:rPr/>
            </w:pPr>
            <w:r w:rsidDel="00000000" w:rsidR="00000000" w:rsidRPr="00000000">
              <w:rPr>
                <w:rtl w:val="0"/>
              </w:rPr>
              <w:t xml:space="preserve">MicroSAM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5C">
            <w:pPr>
              <w:rPr/>
            </w:pPr>
            <w:r w:rsidDel="00000000" w:rsidR="00000000" w:rsidRPr="00000000">
              <w:rPr>
                <w:rtl w:val="0"/>
              </w:rPr>
              <w:t xml:space="preserve">CLEM, FIB-SEM, SBEM, SEM, ssTEM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5D">
            <w:pPr>
              <w:rPr/>
            </w:pPr>
            <w:r w:rsidDel="00000000" w:rsidR="00000000" w:rsidRPr="00000000">
              <w:rPr>
                <w:rtl w:val="0"/>
              </w:rPr>
              <w:t xml:space="preserve">ML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5E">
            <w:pPr>
              <w:rPr/>
            </w:pPr>
            <w:r w:rsidDel="00000000" w:rsidR="00000000" w:rsidRPr="00000000">
              <w:rPr>
                <w:rtl w:val="0"/>
              </w:rPr>
              <w:t xml:space="preserve">Interactive few-shot segmentation on new EM data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5F">
            <w:pPr>
              <w:rPr/>
            </w:pPr>
            <w:r w:rsidDel="00000000" w:rsidR="00000000" w:rsidRPr="00000000">
              <w:rPr>
                <w:rtl w:val="0"/>
              </w:rPr>
              <w:t xml:space="preserve">Open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60">
            <w:pPr>
              <w:rPr/>
            </w:pPr>
            <w:r w:rsidDel="00000000" w:rsidR="00000000" w:rsidRPr="00000000">
              <w:rPr>
                <w:rtl w:val="0"/>
              </w:rPr>
              <w:t xml:space="preserve">Archit 2025</w:t>
            </w:r>
          </w:p>
        </w:tc>
      </w:tr>
      <w:tr>
        <w:trPr>
          <w:cantSplit w:val="0"/>
          <w:trHeight w:val="1163.7011718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61">
            <w:pPr>
              <w:rPr/>
            </w:pPr>
            <w:r w:rsidDel="00000000" w:rsidR="00000000" w:rsidRPr="00000000">
              <w:rPr>
                <w:rtl w:val="0"/>
              </w:rPr>
              <w:t xml:space="preserve">nnU-Net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62">
            <w:pPr>
              <w:rPr/>
            </w:pPr>
            <w:r w:rsidDel="00000000" w:rsidR="00000000" w:rsidRPr="00000000">
              <w:rPr>
                <w:rtl w:val="0"/>
              </w:rPr>
              <w:t xml:space="preserve">cryo-ET, FIB-SEM, SBEM, SEM, ssTEM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63">
            <w:pPr>
              <w:rPr/>
            </w:pPr>
            <w:r w:rsidDel="00000000" w:rsidR="00000000" w:rsidRPr="00000000">
              <w:rPr>
                <w:rtl w:val="0"/>
              </w:rPr>
              <w:t xml:space="preserve">ML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64">
            <w:pPr>
              <w:rPr/>
            </w:pPr>
            <w:r w:rsidDel="00000000" w:rsidR="00000000" w:rsidRPr="00000000">
              <w:rPr>
                <w:rtl w:val="0"/>
              </w:rPr>
              <w:t xml:space="preserve">Best baseline when you have labelled vEM data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65">
            <w:pPr>
              <w:rPr/>
            </w:pPr>
            <w:r w:rsidDel="00000000" w:rsidR="00000000" w:rsidRPr="00000000">
              <w:rPr>
                <w:rtl w:val="0"/>
              </w:rPr>
              <w:t xml:space="preserve">Open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66">
            <w:pPr>
              <w:rPr/>
            </w:pPr>
            <w:r w:rsidDel="00000000" w:rsidR="00000000" w:rsidRPr="00000000">
              <w:rPr>
                <w:rtl w:val="0"/>
              </w:rPr>
              <w:t xml:space="preserve">Isensee 2021</w:t>
            </w:r>
          </w:p>
        </w:tc>
      </w:tr>
      <w:tr>
        <w:trPr>
          <w:cantSplit w:val="0"/>
          <w:trHeight w:val="1163.7011718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67">
            <w:pPr>
              <w:rPr/>
            </w:pPr>
            <w:r w:rsidDel="00000000" w:rsidR="00000000" w:rsidRPr="00000000">
              <w:rPr>
                <w:rtl w:val="0"/>
              </w:rPr>
              <w:t xml:space="preserve">SAM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68">
            <w:pPr>
              <w:rPr/>
            </w:pPr>
            <w:r w:rsidDel="00000000" w:rsidR="00000000" w:rsidRPr="00000000">
              <w:rPr>
                <w:rtl w:val="0"/>
              </w:rPr>
              <w:t xml:space="preserve">CLEM, FIB-SEM, iFLM, SBEM, SEM, ssTEM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69">
            <w:pPr>
              <w:rPr/>
            </w:pPr>
            <w:r w:rsidDel="00000000" w:rsidR="00000000" w:rsidRPr="00000000">
              <w:rPr>
                <w:rtl w:val="0"/>
              </w:rPr>
              <w:t xml:space="preserve">ML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6A">
            <w:pPr>
              <w:rPr/>
            </w:pPr>
            <w:r w:rsidDel="00000000" w:rsidR="00000000" w:rsidRPr="00000000">
              <w:rPr>
                <w:rtl w:val="0"/>
              </w:rPr>
              <w:t xml:space="preserve">Foundation model for interactive EM segmentation tools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6B">
            <w:pPr>
              <w:rPr/>
            </w:pPr>
            <w:r w:rsidDel="00000000" w:rsidR="00000000" w:rsidRPr="00000000">
              <w:rPr>
                <w:rtl w:val="0"/>
              </w:rPr>
              <w:t xml:space="preserve">Open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6C">
            <w:pPr>
              <w:rPr/>
            </w:pPr>
            <w:r w:rsidDel="00000000" w:rsidR="00000000" w:rsidRPr="00000000">
              <w:rPr>
                <w:rtl w:val="0"/>
              </w:rPr>
              <w:t xml:space="preserve">Kirillov 2023</w:t>
            </w:r>
          </w:p>
        </w:tc>
      </w:tr>
      <w:tr>
        <w:trPr>
          <w:cantSplit w:val="0"/>
          <w:trHeight w:val="1163.7011718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6D">
            <w:pPr>
              <w:rPr/>
            </w:pPr>
            <w:r w:rsidDel="00000000" w:rsidR="00000000" w:rsidRPr="00000000">
              <w:rPr>
                <w:rtl w:val="0"/>
              </w:rPr>
              <w:t xml:space="preserve">SAM 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6E">
            <w:pPr>
              <w:rPr/>
            </w:pPr>
            <w:r w:rsidDel="00000000" w:rsidR="00000000" w:rsidRPr="00000000">
              <w:rPr>
                <w:rtl w:val="0"/>
              </w:rPr>
              <w:t xml:space="preserve">CLEM, cryo-ET, FIB-SEM, SBEM, SEM, ssTEM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6F">
            <w:pPr>
              <w:rPr/>
            </w:pPr>
            <w:r w:rsidDel="00000000" w:rsidR="00000000" w:rsidRPr="00000000">
              <w:rPr>
                <w:rtl w:val="0"/>
              </w:rPr>
              <w:t xml:space="preserve">ML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70">
            <w:pPr>
              <w:rPr/>
            </w:pPr>
            <w:r w:rsidDel="00000000" w:rsidR="00000000" w:rsidRPr="00000000">
              <w:rPr>
                <w:rtl w:val="0"/>
              </w:rPr>
              <w:t xml:space="preserve">Volumetric segmentation treating slices as video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71">
            <w:pPr>
              <w:rPr/>
            </w:pPr>
            <w:r w:rsidDel="00000000" w:rsidR="00000000" w:rsidRPr="00000000">
              <w:rPr>
                <w:rtl w:val="0"/>
              </w:rPr>
              <w:t xml:space="preserve">Open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72">
            <w:pPr>
              <w:rPr/>
            </w:pPr>
            <w:r w:rsidDel="00000000" w:rsidR="00000000" w:rsidRPr="00000000">
              <w:rPr>
                <w:rtl w:val="0"/>
              </w:rPr>
              <w:t xml:space="preserve">Ravi 2024</w:t>
            </w:r>
          </w:p>
        </w:tc>
      </w:tr>
      <w:tr>
        <w:trPr>
          <w:cantSplit w:val="0"/>
          <w:trHeight w:val="1163.701171875" w:hRule="atLeast"/>
          <w:tblHeader w:val="0"/>
        </w:trPr>
        <w:tc>
          <w:tcPr>
            <w:tcBorders>
              <w:top w:color="000000" w:space="0" w:sz="0" w:val="nil"/>
              <w:left w:color="000000" w:space="0" w:sz="0" w:val="nil"/>
              <w:bottom w:color="000000" w:space="0" w:sz="1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73">
            <w:pPr>
              <w:rPr/>
            </w:pPr>
            <w:r w:rsidDel="00000000" w:rsidR="00000000" w:rsidRPr="00000000">
              <w:rPr>
                <w:rtl w:val="0"/>
              </w:rPr>
              <w:t xml:space="preserve">Stardist</w:t>
            </w:r>
          </w:p>
        </w:tc>
        <w:tc>
          <w:tcPr>
            <w:tcBorders>
              <w:top w:color="000000" w:space="0" w:sz="0" w:val="nil"/>
              <w:left w:color="000000" w:space="0" w:sz="0" w:val="nil"/>
              <w:bottom w:color="000000" w:space="0" w:sz="1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74">
            <w:pPr>
              <w:rPr/>
            </w:pPr>
            <w:r w:rsidDel="00000000" w:rsidR="00000000" w:rsidRPr="00000000">
              <w:rPr>
                <w:rtl w:val="0"/>
              </w:rPr>
              <w:t xml:space="preserve">CLEM, FIB-SEM, SEM</w:t>
            </w:r>
          </w:p>
        </w:tc>
        <w:tc>
          <w:tcPr>
            <w:tcBorders>
              <w:top w:color="000000" w:space="0" w:sz="0" w:val="nil"/>
              <w:left w:color="000000" w:space="0" w:sz="0" w:val="nil"/>
              <w:bottom w:color="000000" w:space="0" w:sz="1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75">
            <w:pPr>
              <w:rPr/>
            </w:pPr>
            <w:r w:rsidDel="00000000" w:rsidR="00000000" w:rsidRPr="00000000">
              <w:rPr>
                <w:rtl w:val="0"/>
              </w:rPr>
              <w:t xml:space="preserve">ML</w:t>
            </w:r>
          </w:p>
        </w:tc>
        <w:tc>
          <w:tcPr>
            <w:tcBorders>
              <w:top w:color="000000" w:space="0" w:sz="0" w:val="nil"/>
              <w:left w:color="000000" w:space="0" w:sz="0" w:val="nil"/>
              <w:bottom w:color="000000" w:space="0" w:sz="1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76">
            <w:pPr>
              <w:rPr/>
            </w:pPr>
            <w:r w:rsidDel="00000000" w:rsidR="00000000" w:rsidRPr="00000000">
              <w:rPr>
                <w:rtl w:val="0"/>
              </w:rPr>
              <w:t xml:space="preserve">Nuclei / convex cell segmentation (LM + CLEM)</w:t>
            </w:r>
          </w:p>
        </w:tc>
        <w:tc>
          <w:tcPr>
            <w:tcBorders>
              <w:top w:color="000000" w:space="0" w:sz="0" w:val="nil"/>
              <w:left w:color="000000" w:space="0" w:sz="0" w:val="nil"/>
              <w:bottom w:color="000000" w:space="0" w:sz="1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77">
            <w:pPr>
              <w:rPr/>
            </w:pPr>
            <w:r w:rsidDel="00000000" w:rsidR="00000000" w:rsidRPr="00000000">
              <w:rPr>
                <w:rtl w:val="0"/>
              </w:rPr>
              <w:t xml:space="preserve">Open</w:t>
            </w:r>
          </w:p>
        </w:tc>
        <w:tc>
          <w:tcPr>
            <w:tcBorders>
              <w:top w:color="000000" w:space="0" w:sz="0" w:val="nil"/>
              <w:left w:color="000000" w:space="0" w:sz="0" w:val="nil"/>
              <w:bottom w:color="000000" w:space="0" w:sz="1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78">
            <w:pPr>
              <w:rPr/>
            </w:pPr>
            <w:r w:rsidDel="00000000" w:rsidR="00000000" w:rsidRPr="00000000">
              <w:rPr>
                <w:rtl w:val="0"/>
              </w:rPr>
              <w:t xml:space="preserve">Schmidt 2018</w:t>
            </w:r>
          </w:p>
        </w:tc>
      </w:tr>
    </w:tbl>
    <w:p w:rsidR="00000000" w:rsidDel="00000000" w:rsidP="00000000" w:rsidRDefault="00000000" w:rsidRPr="00000000" w14:paraId="00000279">
      <w:pPr>
        <w:spacing w:after="160" w:lineRule="auto"/>
        <w:rPr/>
      </w:pPr>
      <w:r w:rsidDel="00000000" w:rsidR="00000000" w:rsidRPr="00000000">
        <w:rPr>
          <w:rtl w:val="0"/>
        </w:rPr>
        <w:t xml:space="preserve"> </w:t>
      </w:r>
    </w:p>
    <w:p w:rsidR="00000000" w:rsidDel="00000000" w:rsidP="00000000" w:rsidRDefault="00000000" w:rsidRPr="00000000" w14:paraId="0000027A">
      <w:pPr>
        <w:pStyle w:val="Heading2"/>
        <w:rPr/>
      </w:pPr>
      <w:bookmarkStart w:colFirst="0" w:colLast="0" w:name="_txz6mdehff66" w:id="47"/>
      <w:bookmarkEnd w:id="47"/>
      <w:r w:rsidDel="00000000" w:rsidR="00000000" w:rsidRPr="00000000">
        <w:br w:type="page"/>
      </w:r>
      <w:commentRangeStart w:id="62"/>
      <w:r w:rsidDel="00000000" w:rsidR="00000000" w:rsidRPr="00000000">
        <w:rPr>
          <w:b w:val="1"/>
          <w:bCs w:val="1"/>
          <w:rtl w:val="0"/>
        </w:rPr>
        <w:t xml:space="preserve">Table 8.</w:t>
      </w:r>
      <w:r w:rsidDel="00000000" w:rsidR="00000000" w:rsidRPr="00000000">
        <w:rPr>
          <w:rtl w:val="0"/>
        </w:rPr>
        <w:t xml:space="preserve"> </w:t>
      </w:r>
      <w:commentRangeEnd w:id="62"/>
      <w:r w:rsidDel="00000000" w:rsidR="00000000" w:rsidRPr="00000000">
        <w:commentReference w:id="62"/>
      </w:r>
      <w:r w:rsidDel="00000000" w:rsidR="00000000" w:rsidRPr="00000000">
        <w:rPr>
          <w:rtl w:val="0"/>
        </w:rPr>
        <w:t xml:space="preserve">General-purpose segmentation tools - Commercial platforms.</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1050"/>
        <w:gridCol w:w="1200"/>
        <w:gridCol w:w="3225"/>
        <w:gridCol w:w="1365"/>
        <w:gridCol w:w="1065"/>
        <w:tblGridChange w:id="0">
          <w:tblGrid>
            <w:gridCol w:w="1455"/>
            <w:gridCol w:w="1050"/>
            <w:gridCol w:w="1200"/>
            <w:gridCol w:w="3225"/>
            <w:gridCol w:w="1365"/>
            <w:gridCol w:w="1065"/>
          </w:tblGrid>
        </w:tblGridChange>
      </w:tblGrid>
      <w:tr>
        <w:trPr>
          <w:cantSplit w:val="0"/>
          <w:trHeight w:val="330" w:hRule="atLeast"/>
          <w:tblHeader w:val="0"/>
        </w:trPr>
        <w:tc>
          <w:tcPr>
            <w:tcBorders>
              <w:top w:color="000000" w:space="0" w:sz="18" w:val="single"/>
              <w:left w:color="000000" w:space="0" w:sz="0" w:val="nil"/>
              <w:bottom w:color="000000" w:space="0" w:sz="1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7B">
            <w:pPr>
              <w:rPr/>
            </w:pPr>
            <w:r w:rsidDel="00000000" w:rsidR="00000000" w:rsidRPr="00000000">
              <w:rPr>
                <w:rtl w:val="0"/>
              </w:rPr>
              <w:t xml:space="preserve">Tool</w:t>
            </w:r>
          </w:p>
        </w:tc>
        <w:tc>
          <w:tcPr>
            <w:tcBorders>
              <w:top w:color="000000" w:space="0" w:sz="18" w:val="single"/>
              <w:left w:color="000000" w:space="0" w:sz="0" w:val="nil"/>
              <w:bottom w:color="000000" w:space="0" w:sz="1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7C">
            <w:pPr>
              <w:rPr/>
            </w:pPr>
            <w:r w:rsidDel="00000000" w:rsidR="00000000" w:rsidRPr="00000000">
              <w:rPr>
                <w:rtl w:val="0"/>
              </w:rPr>
              <w:t xml:space="preserve">Modality</w:t>
            </w:r>
          </w:p>
        </w:tc>
        <w:tc>
          <w:tcPr>
            <w:tcBorders>
              <w:top w:color="000000" w:space="0" w:sz="18" w:val="single"/>
              <w:left w:color="000000" w:space="0" w:sz="0" w:val="nil"/>
              <w:bottom w:color="000000" w:space="0" w:sz="1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7D">
            <w:pPr>
              <w:rPr/>
            </w:pPr>
            <w:r w:rsidDel="00000000" w:rsidR="00000000" w:rsidRPr="00000000">
              <w:rPr>
                <w:rtl w:val="0"/>
              </w:rPr>
              <w:t xml:space="preserve">Approach</w:t>
            </w:r>
          </w:p>
        </w:tc>
        <w:tc>
          <w:tcPr>
            <w:tcBorders>
              <w:top w:color="000000" w:space="0" w:sz="18" w:val="single"/>
              <w:left w:color="000000" w:space="0" w:sz="0" w:val="nil"/>
              <w:bottom w:color="000000" w:space="0" w:sz="1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7E">
            <w:pPr>
              <w:rPr/>
            </w:pPr>
            <w:r w:rsidDel="00000000" w:rsidR="00000000" w:rsidRPr="00000000">
              <w:rPr>
                <w:rtl w:val="0"/>
              </w:rPr>
              <w:t xml:space="preserve">When to use</w:t>
            </w:r>
          </w:p>
        </w:tc>
        <w:tc>
          <w:tcPr>
            <w:tcBorders>
              <w:top w:color="000000" w:space="0" w:sz="18" w:val="single"/>
              <w:left w:color="000000" w:space="0" w:sz="0" w:val="nil"/>
              <w:bottom w:color="000000" w:space="0" w:sz="1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7F">
            <w:pPr>
              <w:rPr/>
            </w:pPr>
            <w:r w:rsidDel="00000000" w:rsidR="00000000" w:rsidRPr="00000000">
              <w:rPr>
                <w:rtl w:val="0"/>
              </w:rPr>
              <w:t xml:space="preserve">Availability</w:t>
            </w:r>
          </w:p>
        </w:tc>
        <w:tc>
          <w:tcPr>
            <w:tcBorders>
              <w:top w:color="000000" w:space="0" w:sz="18" w:val="single"/>
              <w:left w:color="000000" w:space="0" w:sz="0" w:val="nil"/>
              <w:bottom w:color="000000" w:space="0" w:sz="1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80">
            <w:pPr>
              <w:rPr/>
            </w:pPr>
            <w:r w:rsidDel="00000000" w:rsidR="00000000" w:rsidRPr="00000000">
              <w:rPr>
                <w:rtl w:val="0"/>
              </w:rPr>
              <w:t xml:space="preserve">Citation</w:t>
            </w:r>
          </w:p>
        </w:tc>
      </w:tr>
      <w:tr>
        <w:trPr>
          <w:cantSplit w:val="0"/>
          <w:trHeight w:val="315" w:hRule="atLeast"/>
          <w:tblHeader w:val="0"/>
        </w:trPr>
        <w:tc>
          <w:tcPr>
            <w:tcBorders>
              <w:top w:color="000000" w:space="0" w:sz="0" w:val="nil"/>
              <w:left w:color="000000" w:space="0" w:sz="0" w:val="nil"/>
              <w:bottom w:color="000000" w:space="0" w:sz="1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81">
            <w:pPr>
              <w:rPr/>
            </w:pPr>
            <w:r w:rsidDel="00000000" w:rsidR="00000000" w:rsidRPr="00000000">
              <w:rPr>
                <w:rtl w:val="0"/>
              </w:rPr>
              <w:t xml:space="preserve">Amira</w:t>
            </w:r>
          </w:p>
        </w:tc>
        <w:tc>
          <w:tcPr>
            <w:tcBorders>
              <w:top w:color="000000" w:space="0" w:sz="0" w:val="nil"/>
              <w:left w:color="000000" w:space="0" w:sz="0" w:val="nil"/>
              <w:bottom w:color="000000" w:space="0" w:sz="1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82">
            <w:pPr>
              <w:rPr/>
            </w:pPr>
            <w:r w:rsidDel="00000000" w:rsidR="00000000" w:rsidRPr="00000000">
              <w:rPr>
                <w:rtl w:val="0"/>
              </w:rPr>
              <w:t xml:space="preserve">SBEM, FIB-SEM, serial TEM, array tomo, SEM, CLEM, vEM, LM</w:t>
            </w:r>
          </w:p>
        </w:tc>
        <w:tc>
          <w:tcPr>
            <w:tcBorders>
              <w:top w:color="000000" w:space="0" w:sz="0" w:val="nil"/>
              <w:left w:color="000000" w:space="0" w:sz="0" w:val="nil"/>
              <w:bottom w:color="000000" w:space="0" w:sz="1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83">
            <w:pPr>
              <w:rPr/>
            </w:pPr>
            <w:r w:rsidDel="00000000" w:rsidR="00000000" w:rsidRPr="00000000">
              <w:rPr>
                <w:rtl w:val="0"/>
              </w:rPr>
              <w:t xml:space="preserve">Hybrid</w:t>
            </w:r>
          </w:p>
        </w:tc>
        <w:tc>
          <w:tcPr>
            <w:tcBorders>
              <w:top w:color="000000" w:space="0" w:sz="0" w:val="nil"/>
              <w:left w:color="000000" w:space="0" w:sz="0" w:val="nil"/>
              <w:bottom w:color="000000" w:space="0" w:sz="1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84">
            <w:pPr>
              <w:rPr/>
            </w:pPr>
            <w:r w:rsidDel="00000000" w:rsidR="00000000" w:rsidRPr="00000000">
              <w:rPr>
                <w:rtl w:val="0"/>
              </w:rPr>
              <w:t xml:space="preserve">Standard tool for interactive segmentation, 3D analysis, and publication visuals in vEM labs</w:t>
            </w:r>
          </w:p>
        </w:tc>
        <w:tc>
          <w:tcPr>
            <w:tcBorders>
              <w:top w:color="000000" w:space="0" w:sz="0" w:val="nil"/>
              <w:left w:color="000000" w:space="0" w:sz="0" w:val="nil"/>
              <w:bottom w:color="000000" w:space="0" w:sz="1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85">
            <w:pPr>
              <w:rPr/>
            </w:pPr>
            <w:r w:rsidDel="00000000" w:rsidR="00000000" w:rsidRPr="00000000">
              <w:rPr>
                <w:rtl w:val="0"/>
              </w:rPr>
              <w:t xml:space="preserve">Vendor</w:t>
            </w:r>
          </w:p>
        </w:tc>
        <w:tc>
          <w:tcPr>
            <w:tcBorders>
              <w:top w:color="000000" w:space="0" w:sz="0" w:val="nil"/>
              <w:left w:color="000000" w:space="0" w:sz="0" w:val="nil"/>
              <w:bottom w:color="000000" w:space="0" w:sz="1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86">
            <w:pPr>
              <w:rPr/>
            </w:pPr>
            <w:commentRangeStart w:id="63"/>
            <w:r w:rsidDel="00000000" w:rsidR="00000000" w:rsidRPr="00000000">
              <w:rPr>
                <w:rtl w:val="0"/>
              </w:rPr>
              <w:t xml:space="preserve">ThermoFisher</w:t>
            </w:r>
            <w:commentRangeEnd w:id="63"/>
            <w:r w:rsidDel="00000000" w:rsidR="00000000" w:rsidRPr="00000000">
              <w:commentReference w:id="63"/>
            </w:r>
            <w:r w:rsidDel="00000000" w:rsidR="00000000" w:rsidRPr="00000000">
              <w:rPr>
                <w:rtl w:val="0"/>
              </w:rPr>
            </w:r>
          </w:p>
        </w:tc>
      </w:tr>
    </w:tbl>
    <w:p w:rsidR="00000000" w:rsidDel="00000000" w:rsidP="00000000" w:rsidRDefault="00000000" w:rsidRPr="00000000" w14:paraId="00000287">
      <w:pPr>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288">
      <w:pPr>
        <w:pStyle w:val="Heading2"/>
        <w:rPr/>
      </w:pPr>
      <w:bookmarkStart w:colFirst="0" w:colLast="0" w:name="_edwpwjls1iuq" w:id="48"/>
      <w:bookmarkEnd w:id="48"/>
      <w:r w:rsidDel="00000000" w:rsidR="00000000" w:rsidRPr="00000000">
        <w:rPr>
          <w:b w:val="1"/>
          <w:bCs w:val="1"/>
          <w:rtl w:val="0"/>
        </w:rPr>
        <w:t xml:space="preserve">Table 9.</w:t>
      </w:r>
      <w:r w:rsidDel="00000000" w:rsidR="00000000" w:rsidRPr="00000000">
        <w:rPr>
          <w:rtl w:val="0"/>
        </w:rPr>
        <w:t xml:space="preserve"> CLEM registration - Landmark-based and manual deformable.</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1050"/>
        <w:gridCol w:w="1200"/>
        <w:gridCol w:w="3225"/>
        <w:gridCol w:w="1365"/>
        <w:gridCol w:w="1065"/>
        <w:tblGridChange w:id="0">
          <w:tblGrid>
            <w:gridCol w:w="1455"/>
            <w:gridCol w:w="1050"/>
            <w:gridCol w:w="1200"/>
            <w:gridCol w:w="3225"/>
            <w:gridCol w:w="1365"/>
            <w:gridCol w:w="1065"/>
          </w:tblGrid>
        </w:tblGridChange>
      </w:tblGrid>
      <w:tr>
        <w:trPr>
          <w:cantSplit w:val="0"/>
          <w:trHeight w:val="330" w:hRule="atLeast"/>
          <w:tblHeader w:val="0"/>
        </w:trPr>
        <w:tc>
          <w:tcPr>
            <w:tcBorders>
              <w:top w:color="000000" w:space="0" w:sz="18" w:val="single"/>
              <w:left w:color="000000" w:space="0" w:sz="0" w:val="nil"/>
              <w:bottom w:color="000000" w:space="0" w:sz="1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89">
            <w:pPr>
              <w:rPr/>
            </w:pPr>
            <w:r w:rsidDel="00000000" w:rsidR="00000000" w:rsidRPr="00000000">
              <w:rPr>
                <w:rtl w:val="0"/>
              </w:rPr>
              <w:t xml:space="preserve">Tool</w:t>
            </w:r>
          </w:p>
        </w:tc>
        <w:tc>
          <w:tcPr>
            <w:tcBorders>
              <w:top w:color="000000" w:space="0" w:sz="18" w:val="single"/>
              <w:left w:color="000000" w:space="0" w:sz="0" w:val="nil"/>
              <w:bottom w:color="000000" w:space="0" w:sz="1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8A">
            <w:pPr>
              <w:rPr/>
            </w:pPr>
            <w:r w:rsidDel="00000000" w:rsidR="00000000" w:rsidRPr="00000000">
              <w:rPr>
                <w:rtl w:val="0"/>
              </w:rPr>
              <w:t xml:space="preserve">Modality</w:t>
            </w:r>
          </w:p>
        </w:tc>
        <w:tc>
          <w:tcPr>
            <w:tcBorders>
              <w:top w:color="000000" w:space="0" w:sz="18" w:val="single"/>
              <w:left w:color="000000" w:space="0" w:sz="0" w:val="nil"/>
              <w:bottom w:color="000000" w:space="0" w:sz="1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8B">
            <w:pPr>
              <w:rPr/>
            </w:pPr>
            <w:r w:rsidDel="00000000" w:rsidR="00000000" w:rsidRPr="00000000">
              <w:rPr>
                <w:rtl w:val="0"/>
              </w:rPr>
              <w:t xml:space="preserve">Approach</w:t>
            </w:r>
          </w:p>
        </w:tc>
        <w:tc>
          <w:tcPr>
            <w:tcBorders>
              <w:top w:color="000000" w:space="0" w:sz="18" w:val="single"/>
              <w:left w:color="000000" w:space="0" w:sz="0" w:val="nil"/>
              <w:bottom w:color="000000" w:space="0" w:sz="1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8C">
            <w:pPr>
              <w:rPr/>
            </w:pPr>
            <w:r w:rsidDel="00000000" w:rsidR="00000000" w:rsidRPr="00000000">
              <w:rPr>
                <w:rtl w:val="0"/>
              </w:rPr>
              <w:t xml:space="preserve">When to use</w:t>
            </w:r>
          </w:p>
        </w:tc>
        <w:tc>
          <w:tcPr>
            <w:tcBorders>
              <w:top w:color="000000" w:space="0" w:sz="18" w:val="single"/>
              <w:left w:color="000000" w:space="0" w:sz="0" w:val="nil"/>
              <w:bottom w:color="000000" w:space="0" w:sz="1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8D">
            <w:pPr>
              <w:rPr/>
            </w:pPr>
            <w:r w:rsidDel="00000000" w:rsidR="00000000" w:rsidRPr="00000000">
              <w:rPr>
                <w:rtl w:val="0"/>
              </w:rPr>
              <w:t xml:space="preserve">Availability</w:t>
            </w:r>
          </w:p>
        </w:tc>
        <w:tc>
          <w:tcPr>
            <w:tcBorders>
              <w:top w:color="000000" w:space="0" w:sz="18" w:val="single"/>
              <w:left w:color="000000" w:space="0" w:sz="0" w:val="nil"/>
              <w:bottom w:color="000000" w:space="0" w:sz="1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8E">
            <w:pPr>
              <w:rPr/>
            </w:pPr>
            <w:r w:rsidDel="00000000" w:rsidR="00000000" w:rsidRPr="00000000">
              <w:rPr>
                <w:rtl w:val="0"/>
              </w:rPr>
              <w:t xml:space="preserve">Citation</w:t>
            </w:r>
          </w:p>
        </w:tc>
      </w:tr>
      <w:tr>
        <w:trPr>
          <w:cantSplit w:val="0"/>
          <w:trHeight w:val="872.7758789062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8F">
            <w:pPr>
              <w:rPr/>
            </w:pPr>
            <w:r w:rsidDel="00000000" w:rsidR="00000000" w:rsidRPr="00000000">
              <w:rPr>
                <w:rtl w:val="0"/>
              </w:rPr>
              <w:t xml:space="preserve">BigWarp</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90">
            <w:pPr>
              <w:rPr/>
            </w:pPr>
            <w:r w:rsidDel="00000000" w:rsidR="00000000" w:rsidRPr="00000000">
              <w:rPr>
                <w:rtl w:val="0"/>
              </w:rPr>
              <w:t xml:space="preserve">CLEM, LM, vEM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91">
            <w:pPr>
              <w:rPr/>
            </w:pPr>
            <w:r w:rsidDel="00000000" w:rsidR="00000000" w:rsidRPr="00000000">
              <w:rPr>
                <w:rtl w:val="0"/>
              </w:rPr>
              <w:t xml:space="preserve">Classical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92">
            <w:pPr>
              <w:rPr/>
            </w:pPr>
            <w:r w:rsidDel="00000000" w:rsidR="00000000" w:rsidRPr="00000000">
              <w:rPr>
                <w:rtl w:val="0"/>
              </w:rPr>
              <w:t xml:space="preserve">Large-scale non-rigid alignment of FM to vEM volumes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93">
            <w:pPr>
              <w:rPr/>
            </w:pPr>
            <w:r w:rsidDel="00000000" w:rsidR="00000000" w:rsidRPr="00000000">
              <w:rPr>
                <w:rtl w:val="0"/>
              </w:rPr>
              <w:t xml:space="preserve">Open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94">
            <w:pPr>
              <w:rPr/>
            </w:pPr>
            <w:r w:rsidDel="00000000" w:rsidR="00000000" w:rsidRPr="00000000">
              <w:rPr>
                <w:rtl w:val="0"/>
              </w:rPr>
              <w:t xml:space="preserve">Bogovic 2016</w:t>
            </w:r>
          </w:p>
        </w:tc>
      </w:tr>
      <w:tr>
        <w:trPr>
          <w:cantSplit w:val="0"/>
          <w:trHeight w:val="872.77587890625" w:hRule="atLeast"/>
          <w:tblHeader w:val="0"/>
        </w:trPr>
        <w:tc>
          <w:tcPr>
            <w:tcBorders>
              <w:top w:color="000000" w:space="0" w:sz="0" w:val="nil"/>
              <w:left w:color="000000" w:space="0" w:sz="0" w:val="nil"/>
              <w:bottom w:color="000000" w:space="0" w:sz="1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95">
            <w:pPr>
              <w:rPr/>
            </w:pPr>
            <w:r w:rsidDel="00000000" w:rsidR="00000000" w:rsidRPr="00000000">
              <w:rPr>
                <w:rtl w:val="0"/>
              </w:rPr>
              <w:t xml:space="preserve">ec-CLEM</w:t>
            </w:r>
          </w:p>
        </w:tc>
        <w:tc>
          <w:tcPr>
            <w:tcBorders>
              <w:top w:color="000000" w:space="0" w:sz="0" w:val="nil"/>
              <w:left w:color="000000" w:space="0" w:sz="0" w:val="nil"/>
              <w:bottom w:color="000000" w:space="0" w:sz="1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96">
            <w:pPr>
              <w:rPr/>
            </w:pPr>
            <w:r w:rsidDel="00000000" w:rsidR="00000000" w:rsidRPr="00000000">
              <w:rPr>
                <w:rtl w:val="0"/>
              </w:rPr>
              <w:t xml:space="preserve">CLEM</w:t>
            </w:r>
          </w:p>
        </w:tc>
        <w:tc>
          <w:tcPr>
            <w:tcBorders>
              <w:top w:color="000000" w:space="0" w:sz="0" w:val="nil"/>
              <w:left w:color="000000" w:space="0" w:sz="0" w:val="nil"/>
              <w:bottom w:color="000000" w:space="0" w:sz="1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97">
            <w:pPr>
              <w:rPr/>
            </w:pPr>
            <w:r w:rsidDel="00000000" w:rsidR="00000000" w:rsidRPr="00000000">
              <w:rPr>
                <w:rtl w:val="0"/>
              </w:rPr>
              <w:t xml:space="preserve">Classical</w:t>
            </w:r>
          </w:p>
        </w:tc>
        <w:tc>
          <w:tcPr>
            <w:tcBorders>
              <w:top w:color="000000" w:space="0" w:sz="0" w:val="nil"/>
              <w:left w:color="000000" w:space="0" w:sz="0" w:val="nil"/>
              <w:bottom w:color="000000" w:space="0" w:sz="1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98">
            <w:pPr>
              <w:rPr/>
            </w:pPr>
            <w:r w:rsidDel="00000000" w:rsidR="00000000" w:rsidRPr="00000000">
              <w:rPr>
                <w:rtl w:val="0"/>
              </w:rPr>
              <w:t xml:space="preserve">Default landmark-based CLEM registration in Icy (2D/3D, room-temp &amp; cryo)</w:t>
            </w:r>
          </w:p>
        </w:tc>
        <w:tc>
          <w:tcPr>
            <w:tcBorders>
              <w:top w:color="000000" w:space="0" w:sz="0" w:val="nil"/>
              <w:left w:color="000000" w:space="0" w:sz="0" w:val="nil"/>
              <w:bottom w:color="000000" w:space="0" w:sz="1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99">
            <w:pPr>
              <w:rPr/>
            </w:pPr>
            <w:r w:rsidDel="00000000" w:rsidR="00000000" w:rsidRPr="00000000">
              <w:rPr>
                <w:rtl w:val="0"/>
              </w:rPr>
              <w:t xml:space="preserve">Open</w:t>
            </w:r>
          </w:p>
        </w:tc>
        <w:tc>
          <w:tcPr>
            <w:tcBorders>
              <w:top w:color="000000" w:space="0" w:sz="0" w:val="nil"/>
              <w:left w:color="000000" w:space="0" w:sz="0" w:val="nil"/>
              <w:bottom w:color="000000" w:space="0" w:sz="1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9A">
            <w:pPr>
              <w:rPr/>
            </w:pPr>
            <w:r w:rsidDel="00000000" w:rsidR="00000000" w:rsidRPr="00000000">
              <w:rPr>
                <w:rtl w:val="0"/>
              </w:rPr>
              <w:t xml:space="preserve">Paul-Gilloteaux 2017</w:t>
            </w:r>
          </w:p>
        </w:tc>
      </w:tr>
    </w:tbl>
    <w:p w:rsidR="00000000" w:rsidDel="00000000" w:rsidP="00000000" w:rsidRDefault="00000000" w:rsidRPr="00000000" w14:paraId="0000029B">
      <w:pPr>
        <w:rPr/>
      </w:pPr>
      <w:r w:rsidDel="00000000" w:rsidR="00000000" w:rsidRPr="00000000">
        <w:br w:type="page"/>
      </w:r>
      <w:r w:rsidDel="00000000" w:rsidR="00000000" w:rsidRPr="00000000">
        <w:rPr>
          <w:rtl w:val="0"/>
        </w:rPr>
      </w:r>
    </w:p>
    <w:p w:rsidR="00000000" w:rsidDel="00000000" w:rsidP="00000000" w:rsidRDefault="00000000" w:rsidRPr="00000000" w14:paraId="0000029C">
      <w:pPr>
        <w:pStyle w:val="Heading2"/>
        <w:rPr/>
      </w:pPr>
      <w:bookmarkStart w:colFirst="0" w:colLast="0" w:name="_wnmer1id86wu" w:id="49"/>
      <w:bookmarkEnd w:id="49"/>
      <w:commentRangeStart w:id="64"/>
      <w:r w:rsidDel="00000000" w:rsidR="00000000" w:rsidRPr="00000000">
        <w:rPr>
          <w:b w:val="1"/>
          <w:bCs w:val="1"/>
          <w:rtl w:val="0"/>
        </w:rPr>
        <w:t xml:space="preserve">Table 10.</w:t>
      </w:r>
      <w:r w:rsidDel="00000000" w:rsidR="00000000" w:rsidRPr="00000000">
        <w:rPr>
          <w:rtl w:val="0"/>
        </w:rPr>
        <w:t xml:space="preserve"> CLEM registratio</w:t>
      </w:r>
      <w:commentRangeEnd w:id="64"/>
      <w:r w:rsidDel="00000000" w:rsidR="00000000" w:rsidRPr="00000000">
        <w:commentReference w:id="64"/>
      </w:r>
      <w:r w:rsidDel="00000000" w:rsidR="00000000" w:rsidRPr="00000000">
        <w:rPr>
          <w:rtl w:val="0"/>
        </w:rPr>
        <w:t xml:space="preserve">n - Deep-learning / segmentation-driven.</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1050"/>
        <w:gridCol w:w="1200"/>
        <w:gridCol w:w="3225"/>
        <w:gridCol w:w="1365"/>
        <w:gridCol w:w="1065"/>
        <w:tblGridChange w:id="0">
          <w:tblGrid>
            <w:gridCol w:w="1455"/>
            <w:gridCol w:w="1050"/>
            <w:gridCol w:w="1200"/>
            <w:gridCol w:w="3225"/>
            <w:gridCol w:w="1365"/>
            <w:gridCol w:w="1065"/>
          </w:tblGrid>
        </w:tblGridChange>
      </w:tblGrid>
      <w:tr>
        <w:trPr>
          <w:cantSplit w:val="0"/>
          <w:trHeight w:val="330" w:hRule="atLeast"/>
          <w:tblHeader w:val="0"/>
        </w:trPr>
        <w:tc>
          <w:tcPr>
            <w:tcBorders>
              <w:top w:color="000000" w:space="0" w:sz="18" w:val="single"/>
              <w:left w:color="000000" w:space="0" w:sz="0" w:val="nil"/>
              <w:bottom w:color="000000" w:space="0" w:sz="1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9D">
            <w:pPr>
              <w:rPr/>
            </w:pPr>
            <w:r w:rsidDel="00000000" w:rsidR="00000000" w:rsidRPr="00000000">
              <w:rPr>
                <w:rtl w:val="0"/>
              </w:rPr>
              <w:t xml:space="preserve">Tool</w:t>
            </w:r>
          </w:p>
        </w:tc>
        <w:tc>
          <w:tcPr>
            <w:tcBorders>
              <w:top w:color="000000" w:space="0" w:sz="18" w:val="single"/>
              <w:left w:color="000000" w:space="0" w:sz="0" w:val="nil"/>
              <w:bottom w:color="000000" w:space="0" w:sz="1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9E">
            <w:pPr>
              <w:rPr/>
            </w:pPr>
            <w:r w:rsidDel="00000000" w:rsidR="00000000" w:rsidRPr="00000000">
              <w:rPr>
                <w:rtl w:val="0"/>
              </w:rPr>
              <w:t xml:space="preserve">Modality</w:t>
            </w:r>
          </w:p>
        </w:tc>
        <w:tc>
          <w:tcPr>
            <w:tcBorders>
              <w:top w:color="000000" w:space="0" w:sz="18" w:val="single"/>
              <w:left w:color="000000" w:space="0" w:sz="0" w:val="nil"/>
              <w:bottom w:color="000000" w:space="0" w:sz="1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9F">
            <w:pPr>
              <w:rPr/>
            </w:pPr>
            <w:r w:rsidDel="00000000" w:rsidR="00000000" w:rsidRPr="00000000">
              <w:rPr>
                <w:rtl w:val="0"/>
              </w:rPr>
              <w:t xml:space="preserve">Approach</w:t>
            </w:r>
          </w:p>
        </w:tc>
        <w:tc>
          <w:tcPr>
            <w:tcBorders>
              <w:top w:color="000000" w:space="0" w:sz="18" w:val="single"/>
              <w:left w:color="000000" w:space="0" w:sz="0" w:val="nil"/>
              <w:bottom w:color="000000" w:space="0" w:sz="1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A0">
            <w:pPr>
              <w:rPr/>
            </w:pPr>
            <w:r w:rsidDel="00000000" w:rsidR="00000000" w:rsidRPr="00000000">
              <w:rPr>
                <w:rtl w:val="0"/>
              </w:rPr>
              <w:t xml:space="preserve">When to use</w:t>
            </w:r>
          </w:p>
        </w:tc>
        <w:tc>
          <w:tcPr>
            <w:tcBorders>
              <w:top w:color="000000" w:space="0" w:sz="18" w:val="single"/>
              <w:left w:color="000000" w:space="0" w:sz="0" w:val="nil"/>
              <w:bottom w:color="000000" w:space="0" w:sz="1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A1">
            <w:pPr>
              <w:rPr/>
            </w:pPr>
            <w:r w:rsidDel="00000000" w:rsidR="00000000" w:rsidRPr="00000000">
              <w:rPr>
                <w:rtl w:val="0"/>
              </w:rPr>
              <w:t xml:space="preserve">Availability</w:t>
            </w:r>
          </w:p>
        </w:tc>
        <w:tc>
          <w:tcPr>
            <w:tcBorders>
              <w:top w:color="000000" w:space="0" w:sz="18" w:val="single"/>
              <w:left w:color="000000" w:space="0" w:sz="0" w:val="nil"/>
              <w:bottom w:color="000000" w:space="0" w:sz="1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A2">
            <w:pPr>
              <w:rPr/>
            </w:pPr>
            <w:r w:rsidDel="00000000" w:rsidR="00000000" w:rsidRPr="00000000">
              <w:rPr>
                <w:rtl w:val="0"/>
              </w:rPr>
              <w:t xml:space="preserve">Citation</w:t>
            </w:r>
          </w:p>
        </w:tc>
      </w:tr>
      <w:tr>
        <w:trPr>
          <w:cantSplit w:val="0"/>
          <w:trHeight w:val="315" w:hRule="atLeast"/>
          <w:tblHeader w:val="0"/>
        </w:trPr>
        <w:tc>
          <w:tcPr>
            <w:tcBorders>
              <w:top w:color="000000" w:space="0" w:sz="0" w:val="nil"/>
              <w:left w:color="000000" w:space="0" w:sz="0" w:val="nil"/>
              <w:bottom w:color="000000" w:space="0" w:sz="1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A3">
            <w:pPr>
              <w:rPr/>
            </w:pPr>
            <w:r w:rsidDel="00000000" w:rsidR="00000000" w:rsidRPr="00000000">
              <w:rPr>
                <w:rtl w:val="0"/>
              </w:rPr>
              <w:t xml:space="preserve">CLEM-Reg</w:t>
            </w:r>
          </w:p>
        </w:tc>
        <w:tc>
          <w:tcPr>
            <w:tcBorders>
              <w:top w:color="000000" w:space="0" w:sz="0" w:val="nil"/>
              <w:left w:color="000000" w:space="0" w:sz="0" w:val="nil"/>
              <w:bottom w:color="000000" w:space="0" w:sz="1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A4">
            <w:pPr>
              <w:rPr/>
            </w:pPr>
            <w:r w:rsidDel="00000000" w:rsidR="00000000" w:rsidRPr="00000000">
              <w:rPr>
                <w:rtl w:val="0"/>
              </w:rPr>
              <w:t xml:space="preserve">CLEM, vEM</w:t>
            </w:r>
          </w:p>
        </w:tc>
        <w:tc>
          <w:tcPr>
            <w:tcBorders>
              <w:top w:color="000000" w:space="0" w:sz="0" w:val="nil"/>
              <w:left w:color="000000" w:space="0" w:sz="0" w:val="nil"/>
              <w:bottom w:color="000000" w:space="0" w:sz="1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A5">
            <w:pPr>
              <w:rPr/>
            </w:pPr>
            <w:r w:rsidDel="00000000" w:rsidR="00000000" w:rsidRPr="00000000">
              <w:rPr>
                <w:rtl w:val="0"/>
              </w:rPr>
              <w:t xml:space="preserve">Hybrid</w:t>
            </w:r>
          </w:p>
        </w:tc>
        <w:tc>
          <w:tcPr>
            <w:tcBorders>
              <w:top w:color="000000" w:space="0" w:sz="0" w:val="nil"/>
              <w:left w:color="000000" w:space="0" w:sz="0" w:val="nil"/>
              <w:bottom w:color="000000" w:space="0" w:sz="1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A6">
            <w:pPr>
              <w:rPr/>
            </w:pPr>
            <w:r w:rsidDel="00000000" w:rsidR="00000000" w:rsidRPr="00000000">
              <w:rPr>
                <w:rtl w:val="0"/>
              </w:rPr>
              <w:t xml:space="preserve">Volume CLEM where landmark beads are unavailable or sparse; especially useful when mitochondria, ER, or nuclei can be segmented in both modalities.</w:t>
            </w:r>
          </w:p>
        </w:tc>
        <w:tc>
          <w:tcPr>
            <w:tcBorders>
              <w:top w:color="000000" w:space="0" w:sz="0" w:val="nil"/>
              <w:left w:color="000000" w:space="0" w:sz="0" w:val="nil"/>
              <w:bottom w:color="000000" w:space="0" w:sz="1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A7">
            <w:pPr>
              <w:rPr/>
            </w:pPr>
            <w:r w:rsidDel="00000000" w:rsidR="00000000" w:rsidRPr="00000000">
              <w:rPr>
                <w:rtl w:val="0"/>
              </w:rPr>
              <w:t xml:space="preserve">Open</w:t>
            </w:r>
          </w:p>
        </w:tc>
        <w:tc>
          <w:tcPr>
            <w:tcBorders>
              <w:top w:color="000000" w:space="0" w:sz="0" w:val="nil"/>
              <w:left w:color="000000" w:space="0" w:sz="0" w:val="nil"/>
              <w:bottom w:color="000000" w:space="0" w:sz="1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A8">
            <w:pPr>
              <w:rPr/>
            </w:pPr>
            <w:r w:rsidDel="00000000" w:rsidR="00000000" w:rsidRPr="00000000">
              <w:rPr>
                <w:rtl w:val="0"/>
              </w:rPr>
              <w:t xml:space="preserve">Krentzel 2025</w:t>
            </w:r>
          </w:p>
        </w:tc>
      </w:tr>
    </w:tbl>
    <w:p w:rsidR="00000000" w:rsidDel="00000000" w:rsidP="00000000" w:rsidRDefault="00000000" w:rsidRPr="00000000" w14:paraId="000002A9">
      <w:pPr>
        <w:spacing w:after="160" w:lineRule="auto"/>
        <w:rPr/>
      </w:pPr>
      <w:r w:rsidDel="00000000" w:rsidR="00000000" w:rsidRPr="00000000">
        <w:rPr>
          <w:rtl w:val="0"/>
        </w:rPr>
        <w:t xml:space="preserve"> </w:t>
      </w:r>
    </w:p>
    <w:p w:rsidR="00000000" w:rsidDel="00000000" w:rsidP="00000000" w:rsidRDefault="00000000" w:rsidRPr="00000000" w14:paraId="000002AA">
      <w:pPr>
        <w:rPr/>
      </w:pPr>
      <w:r w:rsidDel="00000000" w:rsidR="00000000" w:rsidRPr="00000000">
        <w:br w:type="page"/>
      </w:r>
      <w:r w:rsidDel="00000000" w:rsidR="00000000" w:rsidRPr="00000000">
        <w:rPr>
          <w:rtl w:val="0"/>
        </w:rPr>
      </w:r>
    </w:p>
    <w:p w:rsidR="00000000" w:rsidDel="00000000" w:rsidP="00000000" w:rsidRDefault="00000000" w:rsidRPr="00000000" w14:paraId="000002AB">
      <w:pPr>
        <w:pStyle w:val="Heading2"/>
        <w:rPr/>
      </w:pPr>
      <w:bookmarkStart w:colFirst="0" w:colLast="0" w:name="_9ku8id2ajx3o" w:id="50"/>
      <w:bookmarkEnd w:id="50"/>
      <w:r w:rsidDel="00000000" w:rsidR="00000000" w:rsidRPr="00000000">
        <w:rPr>
          <w:b w:val="1"/>
          <w:bCs w:val="1"/>
          <w:rtl w:val="0"/>
        </w:rPr>
        <w:t xml:space="preserve">Table 11.</w:t>
      </w:r>
      <w:r w:rsidDel="00000000" w:rsidR="00000000" w:rsidRPr="00000000">
        <w:rPr>
          <w:rtl w:val="0"/>
        </w:rPr>
        <w:t xml:space="preserve"> CLEM registration - Acquisition-time correlation and target relocation.</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1050"/>
        <w:gridCol w:w="1200"/>
        <w:gridCol w:w="3225"/>
        <w:gridCol w:w="1365"/>
        <w:gridCol w:w="1065"/>
        <w:tblGridChange w:id="0">
          <w:tblGrid>
            <w:gridCol w:w="1455"/>
            <w:gridCol w:w="1050"/>
            <w:gridCol w:w="1200"/>
            <w:gridCol w:w="3225"/>
            <w:gridCol w:w="1365"/>
            <w:gridCol w:w="1065"/>
          </w:tblGrid>
        </w:tblGridChange>
      </w:tblGrid>
      <w:tr>
        <w:trPr>
          <w:cantSplit w:val="0"/>
          <w:trHeight w:val="330" w:hRule="atLeast"/>
          <w:tblHeader w:val="0"/>
        </w:trPr>
        <w:tc>
          <w:tcPr>
            <w:tcBorders>
              <w:top w:color="000000" w:space="0" w:sz="18" w:val="single"/>
              <w:left w:color="000000" w:space="0" w:sz="0" w:val="nil"/>
              <w:bottom w:color="000000" w:space="0" w:sz="1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AC">
            <w:pPr>
              <w:rPr/>
            </w:pPr>
            <w:r w:rsidDel="00000000" w:rsidR="00000000" w:rsidRPr="00000000">
              <w:rPr>
                <w:rtl w:val="0"/>
              </w:rPr>
              <w:t xml:space="preserve">Tool</w:t>
            </w:r>
          </w:p>
        </w:tc>
        <w:tc>
          <w:tcPr>
            <w:tcBorders>
              <w:top w:color="000000" w:space="0" w:sz="18" w:val="single"/>
              <w:left w:color="000000" w:space="0" w:sz="0" w:val="nil"/>
              <w:bottom w:color="000000" w:space="0" w:sz="1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AD">
            <w:pPr>
              <w:rPr/>
            </w:pPr>
            <w:r w:rsidDel="00000000" w:rsidR="00000000" w:rsidRPr="00000000">
              <w:rPr>
                <w:rtl w:val="0"/>
              </w:rPr>
              <w:t xml:space="preserve">Modality</w:t>
            </w:r>
          </w:p>
        </w:tc>
        <w:tc>
          <w:tcPr>
            <w:tcBorders>
              <w:top w:color="000000" w:space="0" w:sz="18" w:val="single"/>
              <w:left w:color="000000" w:space="0" w:sz="0" w:val="nil"/>
              <w:bottom w:color="000000" w:space="0" w:sz="1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AE">
            <w:pPr>
              <w:rPr/>
            </w:pPr>
            <w:r w:rsidDel="00000000" w:rsidR="00000000" w:rsidRPr="00000000">
              <w:rPr>
                <w:rtl w:val="0"/>
              </w:rPr>
              <w:t xml:space="preserve">Approach</w:t>
            </w:r>
          </w:p>
        </w:tc>
        <w:tc>
          <w:tcPr>
            <w:tcBorders>
              <w:top w:color="000000" w:space="0" w:sz="18" w:val="single"/>
              <w:left w:color="000000" w:space="0" w:sz="0" w:val="nil"/>
              <w:bottom w:color="000000" w:space="0" w:sz="1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AF">
            <w:pPr>
              <w:rPr/>
            </w:pPr>
            <w:r w:rsidDel="00000000" w:rsidR="00000000" w:rsidRPr="00000000">
              <w:rPr>
                <w:rtl w:val="0"/>
              </w:rPr>
              <w:t xml:space="preserve">When to use</w:t>
            </w:r>
          </w:p>
        </w:tc>
        <w:tc>
          <w:tcPr>
            <w:tcBorders>
              <w:top w:color="000000" w:space="0" w:sz="18" w:val="single"/>
              <w:left w:color="000000" w:space="0" w:sz="0" w:val="nil"/>
              <w:bottom w:color="000000" w:space="0" w:sz="1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B0">
            <w:pPr>
              <w:rPr/>
            </w:pPr>
            <w:r w:rsidDel="00000000" w:rsidR="00000000" w:rsidRPr="00000000">
              <w:rPr>
                <w:rtl w:val="0"/>
              </w:rPr>
              <w:t xml:space="preserve">Availability</w:t>
            </w:r>
          </w:p>
        </w:tc>
        <w:tc>
          <w:tcPr>
            <w:tcBorders>
              <w:top w:color="000000" w:space="0" w:sz="18" w:val="single"/>
              <w:left w:color="000000" w:space="0" w:sz="0" w:val="nil"/>
              <w:bottom w:color="000000" w:space="0" w:sz="1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B1">
            <w:pPr>
              <w:rPr/>
            </w:pPr>
            <w:r w:rsidDel="00000000" w:rsidR="00000000" w:rsidRPr="00000000">
              <w:rPr>
                <w:rtl w:val="0"/>
              </w:rPr>
              <w:t xml:space="preserve">Citation</w:t>
            </w:r>
          </w:p>
        </w:tc>
      </w:tr>
      <w:tr>
        <w:trPr>
          <w:cantSplit w:val="0"/>
          <w:trHeight w:val="1163.7011718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B2">
            <w:pPr>
              <w:rPr/>
            </w:pPr>
            <w:r w:rsidDel="00000000" w:rsidR="00000000" w:rsidRPr="00000000">
              <w:rPr>
                <w:rtl w:val="0"/>
              </w:rPr>
              <w:t xml:space="preserve">DeepCLEM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B3">
            <w:pPr>
              <w:rPr/>
            </w:pPr>
            <w:r w:rsidDel="00000000" w:rsidR="00000000" w:rsidRPr="00000000">
              <w:rPr>
                <w:rtl w:val="0"/>
              </w:rPr>
              <w:t xml:space="preserve">CLEM, cryo-CLEM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B4">
            <w:pPr>
              <w:rPr/>
            </w:pPr>
            <w:r w:rsidDel="00000000" w:rsidR="00000000" w:rsidRPr="00000000">
              <w:rPr>
                <w:rtl w:val="0"/>
              </w:rPr>
              <w:t xml:space="preserve">ML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B5">
            <w:pPr>
              <w:rPr/>
            </w:pPr>
            <w:r w:rsidDel="00000000" w:rsidR="00000000" w:rsidRPr="00000000">
              <w:rPr>
                <w:rtl w:val="0"/>
              </w:rPr>
              <w:t xml:space="preserve">Automated 2D CLEM registration using chromatin stain as fiducial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B6">
            <w:pPr>
              <w:rPr/>
            </w:pPr>
            <w:r w:rsidDel="00000000" w:rsidR="00000000" w:rsidRPr="00000000">
              <w:rPr>
                <w:rtl w:val="0"/>
              </w:rPr>
              <w:t xml:space="preserve">Open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B7">
            <w:pPr>
              <w:rPr/>
            </w:pPr>
            <w:r w:rsidDel="00000000" w:rsidR="00000000" w:rsidRPr="00000000">
              <w:rPr>
                <w:rtl w:val="0"/>
              </w:rPr>
              <w:t xml:space="preserve">Seifert 2020</w:t>
            </w:r>
          </w:p>
        </w:tc>
      </w:tr>
      <w:tr>
        <w:trPr>
          <w:cantSplit w:val="0"/>
          <w:trHeight w:val="1163.7011718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B8">
            <w:pPr>
              <w:rPr/>
            </w:pPr>
            <w:r w:rsidDel="00000000" w:rsidR="00000000" w:rsidRPr="00000000">
              <w:rPr>
                <w:rtl w:val="0"/>
              </w:rPr>
              <w:t xml:space="preserve">CLEMSite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B9">
            <w:pPr>
              <w:rPr/>
            </w:pPr>
            <w:r w:rsidDel="00000000" w:rsidR="00000000" w:rsidRPr="00000000">
              <w:rPr>
                <w:rtl w:val="0"/>
              </w:rPr>
              <w:t xml:space="preserve">CLEM, FIB-SEM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BA">
            <w:pPr>
              <w:rPr/>
            </w:pPr>
            <w:r w:rsidDel="00000000" w:rsidR="00000000" w:rsidRPr="00000000">
              <w:rPr>
                <w:rtl w:val="0"/>
              </w:rPr>
              <w:t xml:space="preserve">Hybrid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BB">
            <w:pPr>
              <w:rPr/>
            </w:pPr>
            <w:r w:rsidDel="00000000" w:rsidR="00000000" w:rsidRPr="00000000">
              <w:rPr>
                <w:rtl w:val="0"/>
              </w:rPr>
              <w:t xml:space="preserve">High-throughput room-temperature CLEM for re-locating many cells in FIB-SEM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BC">
            <w:pPr>
              <w:rPr/>
            </w:pPr>
            <w:r w:rsidDel="00000000" w:rsidR="00000000" w:rsidRPr="00000000">
              <w:rPr>
                <w:rtl w:val="0"/>
              </w:rPr>
              <w:t xml:space="preserve">Open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BD">
            <w:pPr>
              <w:rPr/>
            </w:pPr>
            <w:r w:rsidDel="00000000" w:rsidR="00000000" w:rsidRPr="00000000">
              <w:rPr>
                <w:rtl w:val="0"/>
              </w:rPr>
              <w:t xml:space="preserve">Serra Lleti 2023</w:t>
            </w:r>
          </w:p>
        </w:tc>
      </w:tr>
      <w:tr>
        <w:trPr>
          <w:cantSplit w:val="0"/>
          <w:trHeight w:val="1163.7011718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BE">
            <w:pPr>
              <w:rPr/>
            </w:pPr>
            <w:r w:rsidDel="00000000" w:rsidR="00000000" w:rsidRPr="00000000">
              <w:rPr>
                <w:rtl w:val="0"/>
              </w:rPr>
              <w:t xml:space="preserve">3DCT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BF">
            <w:pPr>
              <w:rPr/>
            </w:pPr>
            <w:r w:rsidDel="00000000" w:rsidR="00000000" w:rsidRPr="00000000">
              <w:rPr>
                <w:rtl w:val="0"/>
              </w:rPr>
              <w:t xml:space="preserve">cryo-CLEM, iFLM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C0">
            <w:pPr>
              <w:rPr/>
            </w:pPr>
            <w:r w:rsidDel="00000000" w:rsidR="00000000" w:rsidRPr="00000000">
              <w:rPr>
                <w:rtl w:val="0"/>
              </w:rPr>
              <w:t xml:space="preserve">Classical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C1">
            <w:pPr>
              <w:rPr/>
            </w:pPr>
            <w:r w:rsidDel="00000000" w:rsidR="00000000" w:rsidRPr="00000000">
              <w:rPr>
                <w:rtl w:val="0"/>
              </w:rPr>
              <w:t xml:space="preserve">Standard cryo-FIB targeting using FLM z-stacks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C2">
            <w:pPr>
              <w:rPr/>
            </w:pPr>
            <w:r w:rsidDel="00000000" w:rsidR="00000000" w:rsidRPr="00000000">
              <w:rPr>
                <w:rtl w:val="0"/>
              </w:rPr>
              <w:t xml:space="preserve">Open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C3">
            <w:pPr>
              <w:rPr/>
            </w:pPr>
            <w:r w:rsidDel="00000000" w:rsidR="00000000" w:rsidRPr="00000000">
              <w:rPr>
                <w:rtl w:val="0"/>
              </w:rPr>
              <w:t xml:space="preserve">Arnold 2016</w:t>
            </w:r>
          </w:p>
        </w:tc>
      </w:tr>
      <w:tr>
        <w:trPr>
          <w:cantSplit w:val="0"/>
          <w:trHeight w:val="1163.701171875" w:hRule="atLeast"/>
          <w:tblHeader w:val="0"/>
        </w:trPr>
        <w:tc>
          <w:tcPr>
            <w:tcBorders>
              <w:top w:color="000000" w:space="0" w:sz="0" w:val="nil"/>
              <w:left w:color="000000" w:space="0" w:sz="0" w:val="nil"/>
              <w:bottom w:color="000000" w:space="0" w:sz="1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C4">
            <w:pPr>
              <w:rPr/>
            </w:pPr>
            <w:r w:rsidDel="00000000" w:rsidR="00000000" w:rsidRPr="00000000">
              <w:rPr>
                <w:rtl w:val="0"/>
              </w:rPr>
              <w:t xml:space="preserve">CorRelator</w:t>
            </w:r>
          </w:p>
        </w:tc>
        <w:tc>
          <w:tcPr>
            <w:tcBorders>
              <w:top w:color="000000" w:space="0" w:sz="0" w:val="nil"/>
              <w:left w:color="000000" w:space="0" w:sz="0" w:val="nil"/>
              <w:bottom w:color="000000" w:space="0" w:sz="1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C5">
            <w:pPr>
              <w:rPr/>
            </w:pPr>
            <w:r w:rsidDel="00000000" w:rsidR="00000000" w:rsidRPr="00000000">
              <w:rPr>
                <w:rtl w:val="0"/>
              </w:rPr>
              <w:t xml:space="preserve">cryo-CLEM</w:t>
            </w:r>
          </w:p>
        </w:tc>
        <w:tc>
          <w:tcPr>
            <w:tcBorders>
              <w:top w:color="000000" w:space="0" w:sz="0" w:val="nil"/>
              <w:left w:color="000000" w:space="0" w:sz="0" w:val="nil"/>
              <w:bottom w:color="000000" w:space="0" w:sz="1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C6">
            <w:pPr>
              <w:rPr/>
            </w:pPr>
            <w:r w:rsidDel="00000000" w:rsidR="00000000" w:rsidRPr="00000000">
              <w:rPr>
                <w:rtl w:val="0"/>
              </w:rPr>
              <w:t xml:space="preserve">Classical</w:t>
            </w:r>
          </w:p>
        </w:tc>
        <w:tc>
          <w:tcPr>
            <w:tcBorders>
              <w:top w:color="000000" w:space="0" w:sz="0" w:val="nil"/>
              <w:left w:color="000000" w:space="0" w:sz="0" w:val="nil"/>
              <w:bottom w:color="000000" w:space="0" w:sz="1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C7">
            <w:pPr>
              <w:rPr/>
            </w:pPr>
            <w:r w:rsidDel="00000000" w:rsidR="00000000" w:rsidRPr="00000000">
              <w:rPr>
                <w:rtl w:val="0"/>
              </w:rPr>
              <w:t xml:space="preserve">Live correlation on standalone (non-integrated) FLM + TEM systems</w:t>
            </w:r>
          </w:p>
        </w:tc>
        <w:tc>
          <w:tcPr>
            <w:tcBorders>
              <w:top w:color="000000" w:space="0" w:sz="0" w:val="nil"/>
              <w:left w:color="000000" w:space="0" w:sz="0" w:val="nil"/>
              <w:bottom w:color="000000" w:space="0" w:sz="1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C8">
            <w:pPr>
              <w:rPr/>
            </w:pPr>
            <w:r w:rsidDel="00000000" w:rsidR="00000000" w:rsidRPr="00000000">
              <w:rPr>
                <w:rtl w:val="0"/>
              </w:rPr>
              <w:t xml:space="preserve">Open</w:t>
            </w:r>
          </w:p>
        </w:tc>
        <w:tc>
          <w:tcPr>
            <w:tcBorders>
              <w:top w:color="000000" w:space="0" w:sz="0" w:val="nil"/>
              <w:left w:color="000000" w:space="0" w:sz="0" w:val="nil"/>
              <w:bottom w:color="000000" w:space="0" w:sz="1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C9">
            <w:pPr>
              <w:rPr/>
            </w:pPr>
            <w:r w:rsidDel="00000000" w:rsidR="00000000" w:rsidRPr="00000000">
              <w:rPr>
                <w:rtl w:val="0"/>
              </w:rPr>
              <w:t xml:space="preserve">Yang 2021</w:t>
            </w:r>
          </w:p>
        </w:tc>
      </w:tr>
    </w:tbl>
    <w:p w:rsidR="00000000" w:rsidDel="00000000" w:rsidP="00000000" w:rsidRDefault="00000000" w:rsidRPr="00000000" w14:paraId="000002CA">
      <w:pPr>
        <w:spacing w:after="160" w:lineRule="auto"/>
        <w:rPr/>
      </w:pPr>
      <w:r w:rsidDel="00000000" w:rsidR="00000000" w:rsidRPr="00000000">
        <w:rPr>
          <w:rtl w:val="0"/>
        </w:rPr>
        <w:t xml:space="preserve"> </w:t>
      </w:r>
    </w:p>
    <w:p w:rsidR="00000000" w:rsidDel="00000000" w:rsidP="00000000" w:rsidRDefault="00000000" w:rsidRPr="00000000" w14:paraId="000002CB">
      <w:pPr>
        <w:rPr/>
      </w:pPr>
      <w:r w:rsidDel="00000000" w:rsidR="00000000" w:rsidRPr="00000000">
        <w:br w:type="page"/>
      </w:r>
      <w:r w:rsidDel="00000000" w:rsidR="00000000" w:rsidRPr="00000000">
        <w:rPr>
          <w:rtl w:val="0"/>
        </w:rPr>
      </w:r>
    </w:p>
    <w:p w:rsidR="00000000" w:rsidDel="00000000" w:rsidP="00000000" w:rsidRDefault="00000000" w:rsidRPr="00000000" w14:paraId="000002CC">
      <w:pPr>
        <w:pStyle w:val="Heading2"/>
        <w:rPr/>
      </w:pPr>
      <w:bookmarkStart w:colFirst="0" w:colLast="0" w:name="_26b3om22xgy2" w:id="51"/>
      <w:bookmarkEnd w:id="51"/>
      <w:r w:rsidDel="00000000" w:rsidR="00000000" w:rsidRPr="00000000">
        <w:rPr>
          <w:b w:val="1"/>
          <w:bCs w:val="1"/>
          <w:rtl w:val="0"/>
        </w:rPr>
        <w:t xml:space="preserve">Table 12.</w:t>
      </w:r>
      <w:r w:rsidDel="00000000" w:rsidR="00000000" w:rsidRPr="00000000">
        <w:rPr>
          <w:rtl w:val="0"/>
        </w:rPr>
        <w:t xml:space="preserve"> Preprocessing for segmentation - Denoising of cryo-ET tomograms.</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440"/>
        <w:gridCol w:w="1155"/>
        <w:gridCol w:w="3285"/>
        <w:gridCol w:w="1320"/>
        <w:gridCol w:w="1035"/>
        <w:tblGridChange w:id="0">
          <w:tblGrid>
            <w:gridCol w:w="1125"/>
            <w:gridCol w:w="1440"/>
            <w:gridCol w:w="1155"/>
            <w:gridCol w:w="3285"/>
            <w:gridCol w:w="1320"/>
            <w:gridCol w:w="1035"/>
          </w:tblGrid>
        </w:tblGridChange>
      </w:tblGrid>
      <w:tr>
        <w:trPr>
          <w:cantSplit w:val="0"/>
          <w:trHeight w:val="330" w:hRule="atLeast"/>
          <w:tblHeader w:val="0"/>
        </w:trPr>
        <w:tc>
          <w:tcPr>
            <w:tcBorders>
              <w:top w:color="000000" w:space="0" w:sz="18" w:val="single"/>
              <w:left w:color="000000" w:space="0" w:sz="0" w:val="nil"/>
              <w:bottom w:color="000000" w:space="0" w:sz="1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CD">
            <w:pPr>
              <w:rPr/>
            </w:pPr>
            <w:r w:rsidDel="00000000" w:rsidR="00000000" w:rsidRPr="00000000">
              <w:rPr>
                <w:rtl w:val="0"/>
              </w:rPr>
              <w:t xml:space="preserve">Tool</w:t>
            </w:r>
          </w:p>
        </w:tc>
        <w:tc>
          <w:tcPr>
            <w:tcBorders>
              <w:top w:color="000000" w:space="0" w:sz="18" w:val="single"/>
              <w:left w:color="000000" w:space="0" w:sz="0" w:val="nil"/>
              <w:bottom w:color="000000" w:space="0" w:sz="1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CE">
            <w:pPr>
              <w:rPr/>
            </w:pPr>
            <w:r w:rsidDel="00000000" w:rsidR="00000000" w:rsidRPr="00000000">
              <w:rPr>
                <w:rtl w:val="0"/>
              </w:rPr>
              <w:t xml:space="preserve">Modality</w:t>
            </w:r>
          </w:p>
        </w:tc>
        <w:tc>
          <w:tcPr>
            <w:tcBorders>
              <w:top w:color="000000" w:space="0" w:sz="18" w:val="single"/>
              <w:left w:color="000000" w:space="0" w:sz="0" w:val="nil"/>
              <w:bottom w:color="000000" w:space="0" w:sz="1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CF">
            <w:pPr>
              <w:rPr/>
            </w:pPr>
            <w:r w:rsidDel="00000000" w:rsidR="00000000" w:rsidRPr="00000000">
              <w:rPr>
                <w:rtl w:val="0"/>
              </w:rPr>
              <w:t xml:space="preserve">Approach</w:t>
            </w:r>
          </w:p>
        </w:tc>
        <w:tc>
          <w:tcPr>
            <w:tcBorders>
              <w:top w:color="000000" w:space="0" w:sz="18" w:val="single"/>
              <w:left w:color="000000" w:space="0" w:sz="0" w:val="nil"/>
              <w:bottom w:color="000000" w:space="0" w:sz="1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D0">
            <w:pPr>
              <w:rPr/>
            </w:pPr>
            <w:r w:rsidDel="00000000" w:rsidR="00000000" w:rsidRPr="00000000">
              <w:rPr>
                <w:rtl w:val="0"/>
              </w:rPr>
              <w:t xml:space="preserve">When to use</w:t>
            </w:r>
          </w:p>
        </w:tc>
        <w:tc>
          <w:tcPr>
            <w:tcBorders>
              <w:top w:color="000000" w:space="0" w:sz="18" w:val="single"/>
              <w:left w:color="000000" w:space="0" w:sz="0" w:val="nil"/>
              <w:bottom w:color="000000" w:space="0" w:sz="1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D1">
            <w:pPr>
              <w:rPr/>
            </w:pPr>
            <w:r w:rsidDel="00000000" w:rsidR="00000000" w:rsidRPr="00000000">
              <w:rPr>
                <w:rtl w:val="0"/>
              </w:rPr>
              <w:t xml:space="preserve">Availability</w:t>
            </w:r>
          </w:p>
        </w:tc>
        <w:tc>
          <w:tcPr>
            <w:tcBorders>
              <w:top w:color="000000" w:space="0" w:sz="18" w:val="single"/>
              <w:left w:color="000000" w:space="0" w:sz="0" w:val="nil"/>
              <w:bottom w:color="000000" w:space="0" w:sz="1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2D2">
            <w:pPr>
              <w:rPr/>
            </w:pPr>
            <w:r w:rsidDel="00000000" w:rsidR="00000000" w:rsidRPr="00000000">
              <w:rPr>
                <w:rtl w:val="0"/>
              </w:rPr>
              <w:t xml:space="preserve">Citation</w:t>
            </w:r>
          </w:p>
        </w:tc>
      </w:tr>
      <w:tr>
        <w:trPr>
          <w:cantSplit w:val="0"/>
          <w:trHeight w:val="1163.7011718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D3">
            <w:pPr>
              <w:rPr/>
            </w:pPr>
            <w:r w:rsidDel="00000000" w:rsidR="00000000" w:rsidRPr="00000000">
              <w:rPr>
                <w:rtl w:val="0"/>
              </w:rPr>
              <w:t xml:space="preserve">cryo-CARE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D4">
            <w:pPr>
              <w:rPr/>
            </w:pPr>
            <w:r w:rsidDel="00000000" w:rsidR="00000000" w:rsidRPr="00000000">
              <w:rPr>
                <w:rtl w:val="0"/>
              </w:rPr>
              <w:t xml:space="preserve">cryo-ET, SPA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D5">
            <w:pPr>
              <w:rPr/>
            </w:pPr>
            <w:r w:rsidDel="00000000" w:rsidR="00000000" w:rsidRPr="00000000">
              <w:rPr>
                <w:rtl w:val="0"/>
              </w:rPr>
              <w:t xml:space="preserve">ML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D6">
            <w:pPr>
              <w:rPr/>
            </w:pPr>
            <w:r w:rsidDel="00000000" w:rsidR="00000000" w:rsidRPr="00000000">
              <w:rPr>
                <w:rtl w:val="0"/>
              </w:rPr>
              <w:t xml:space="preserve">Tomogram/micrograph denoising for visualization &amp; segmentation (not for SPA refinement)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D7">
            <w:pPr>
              <w:rPr/>
            </w:pPr>
            <w:r w:rsidDel="00000000" w:rsidR="00000000" w:rsidRPr="00000000">
              <w:rPr>
                <w:rtl w:val="0"/>
              </w:rPr>
              <w:t xml:space="preserve">Open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D8">
            <w:pPr>
              <w:rPr/>
            </w:pPr>
            <w:r w:rsidDel="00000000" w:rsidR="00000000" w:rsidRPr="00000000">
              <w:rPr>
                <w:rtl w:val="0"/>
              </w:rPr>
              <w:t xml:space="preserve">Buchholz 2019</w:t>
            </w:r>
          </w:p>
        </w:tc>
      </w:tr>
      <w:tr>
        <w:trPr>
          <w:cantSplit w:val="0"/>
          <w:trHeight w:val="1163.7011718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D9">
            <w:pPr>
              <w:rPr/>
            </w:pPr>
            <w:r w:rsidDel="00000000" w:rsidR="00000000" w:rsidRPr="00000000">
              <w:rPr>
                <w:rtl w:val="0"/>
              </w:rPr>
              <w:t xml:space="preserve">DenoisET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DA">
            <w:pPr>
              <w:rPr/>
            </w:pPr>
            <w:r w:rsidDel="00000000" w:rsidR="00000000" w:rsidRPr="00000000">
              <w:rPr>
                <w:rtl w:val="0"/>
              </w:rPr>
              <w:t xml:space="preserve">cryo-ET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DB">
            <w:pPr>
              <w:rPr/>
            </w:pPr>
            <w:r w:rsidDel="00000000" w:rsidR="00000000" w:rsidRPr="00000000">
              <w:rPr>
                <w:rtl w:val="0"/>
              </w:rPr>
              <w:t xml:space="preserve">ML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DC">
            <w:pPr>
              <w:rPr/>
            </w:pPr>
            <w:r w:rsidDel="00000000" w:rsidR="00000000" w:rsidRPr="00000000">
              <w:rPr>
                <w:rtl w:val="0"/>
              </w:rPr>
              <w:t xml:space="preserve">Live denoising during cryo-ET acquisition (AreTomoLive)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DD">
            <w:pPr>
              <w:rPr/>
            </w:pPr>
            <w:r w:rsidDel="00000000" w:rsidR="00000000" w:rsidRPr="00000000">
              <w:rPr>
                <w:rtl w:val="0"/>
              </w:rPr>
              <w:t xml:space="preserve">Open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DE">
            <w:pPr>
              <w:rPr/>
            </w:pPr>
            <w:r w:rsidDel="00000000" w:rsidR="00000000" w:rsidRPr="00000000">
              <w:rPr>
                <w:rtl w:val="0"/>
              </w:rPr>
              <w:t xml:space="preserve">Peck 2025</w:t>
            </w:r>
          </w:p>
        </w:tc>
      </w:tr>
      <w:tr>
        <w:trPr>
          <w:cantSplit w:val="0"/>
          <w:trHeight w:val="1163.7011718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DF">
            <w:pPr>
              <w:rPr/>
            </w:pPr>
            <w:r w:rsidDel="00000000" w:rsidR="00000000" w:rsidRPr="00000000">
              <w:rPr>
                <w:rtl w:val="0"/>
              </w:rPr>
              <w:t xml:space="preserve">JANNI</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E0">
            <w:pPr>
              <w:rPr/>
            </w:pPr>
            <w:r w:rsidDel="00000000" w:rsidR="00000000" w:rsidRPr="00000000">
              <w:rPr>
                <w:rtl w:val="0"/>
              </w:rPr>
              <w:t xml:space="preserve">SPA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E1">
            <w:pPr>
              <w:rPr/>
            </w:pPr>
            <w:r w:rsidDel="00000000" w:rsidR="00000000" w:rsidRPr="00000000">
              <w:rPr>
                <w:rtl w:val="0"/>
              </w:rPr>
              <w:t xml:space="preserve">ML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E2">
            <w:pPr>
              <w:rPr/>
            </w:pPr>
            <w:r w:rsidDel="00000000" w:rsidR="00000000" w:rsidRPr="00000000">
              <w:rPr>
                <w:rtl w:val="0"/>
              </w:rPr>
              <w:t xml:space="preserve">Low SNR micrograph denoising for visualization &amp; crYOLO picking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E3">
            <w:pPr>
              <w:rPr/>
            </w:pPr>
            <w:r w:rsidDel="00000000" w:rsidR="00000000" w:rsidRPr="00000000">
              <w:rPr>
                <w:rtl w:val="0"/>
              </w:rPr>
              <w:t xml:space="preserve">Open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E4">
            <w:pPr>
              <w:rPr/>
            </w:pPr>
            <w:r w:rsidDel="00000000" w:rsidR="00000000" w:rsidRPr="00000000">
              <w:rPr>
                <w:rtl w:val="0"/>
              </w:rPr>
              <w:t xml:space="preserve">Wagner 2020</w:t>
            </w:r>
          </w:p>
        </w:tc>
      </w:tr>
      <w:tr>
        <w:trPr>
          <w:cantSplit w:val="0"/>
          <w:trHeight w:val="1163.7011718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E5">
            <w:pPr>
              <w:rPr/>
            </w:pPr>
            <w:r w:rsidDel="00000000" w:rsidR="00000000" w:rsidRPr="00000000">
              <w:rPr>
                <w:rtl w:val="0"/>
              </w:rPr>
              <w:t xml:space="preserve">Noise2Noise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E6">
            <w:pPr>
              <w:rPr/>
            </w:pPr>
            <w:r w:rsidDel="00000000" w:rsidR="00000000" w:rsidRPr="00000000">
              <w:rPr>
                <w:rtl w:val="0"/>
              </w:rPr>
              <w:t xml:space="preserve">cryo-ET, SPA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E7">
            <w:pPr>
              <w:rPr/>
            </w:pPr>
            <w:r w:rsidDel="00000000" w:rsidR="00000000" w:rsidRPr="00000000">
              <w:rPr>
                <w:rtl w:val="0"/>
              </w:rPr>
              <w:t xml:space="preserve">ML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E8">
            <w:pPr>
              <w:rPr/>
            </w:pPr>
            <w:r w:rsidDel="00000000" w:rsidR="00000000" w:rsidRPr="00000000">
              <w:rPr>
                <w:rtl w:val="0"/>
              </w:rPr>
              <w:t xml:space="preserve">Foundational self-supervised denoising method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E9">
            <w:pPr>
              <w:rPr/>
            </w:pPr>
            <w:r w:rsidDel="00000000" w:rsidR="00000000" w:rsidRPr="00000000">
              <w:rPr>
                <w:rtl w:val="0"/>
              </w:rPr>
              <w:t xml:space="preserve">Open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EA">
            <w:pPr>
              <w:rPr/>
            </w:pPr>
            <w:r w:rsidDel="00000000" w:rsidR="00000000" w:rsidRPr="00000000">
              <w:rPr>
                <w:rtl w:val="0"/>
              </w:rPr>
              <w:t xml:space="preserve">Lehtinen 2018</w:t>
            </w:r>
          </w:p>
        </w:tc>
      </w:tr>
      <w:tr>
        <w:trPr>
          <w:cantSplit w:val="0"/>
          <w:trHeight w:val="1163.7011718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EB">
            <w:pPr>
              <w:rPr/>
            </w:pPr>
            <w:r w:rsidDel="00000000" w:rsidR="00000000" w:rsidRPr="00000000">
              <w:rPr>
                <w:rtl w:val="0"/>
              </w:rPr>
              <w:t xml:space="preserve">Noise2Self</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EC">
            <w:pPr>
              <w:rPr/>
            </w:pPr>
            <w:r w:rsidDel="00000000" w:rsidR="00000000" w:rsidRPr="00000000">
              <w:rPr>
                <w:rtl w:val="0"/>
              </w:rPr>
              <w:t xml:space="preserve">cryo-ET, FIB-SEM, SPA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ED">
            <w:pPr>
              <w:rPr/>
            </w:pPr>
            <w:r w:rsidDel="00000000" w:rsidR="00000000" w:rsidRPr="00000000">
              <w:rPr>
                <w:rtl w:val="0"/>
              </w:rPr>
              <w:t xml:space="preserve">ML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EE">
            <w:pPr>
              <w:rPr/>
            </w:pPr>
            <w:r w:rsidDel="00000000" w:rsidR="00000000" w:rsidRPr="00000000">
              <w:rPr>
                <w:rtl w:val="0"/>
              </w:rPr>
              <w:t xml:space="preserve">Self-supervised denoising reference; occasional vEM use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EF">
            <w:pPr>
              <w:rPr/>
            </w:pPr>
            <w:r w:rsidDel="00000000" w:rsidR="00000000" w:rsidRPr="00000000">
              <w:rPr>
                <w:rtl w:val="0"/>
              </w:rPr>
              <w:t xml:space="preserve">Open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F0">
            <w:pPr>
              <w:rPr/>
            </w:pPr>
            <w:r w:rsidDel="00000000" w:rsidR="00000000" w:rsidRPr="00000000">
              <w:rPr>
                <w:rtl w:val="0"/>
              </w:rPr>
              <w:t xml:space="preserve">Batson 2019</w:t>
            </w:r>
          </w:p>
        </w:tc>
      </w:tr>
      <w:tr>
        <w:trPr>
          <w:cantSplit w:val="0"/>
          <w:trHeight w:val="1163.7011718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F1">
            <w:pPr>
              <w:rPr/>
            </w:pPr>
            <w:r w:rsidDel="00000000" w:rsidR="00000000" w:rsidRPr="00000000">
              <w:rPr>
                <w:rtl w:val="0"/>
              </w:rPr>
              <w:t xml:space="preserve">Noise2Void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F2">
            <w:pPr>
              <w:rPr/>
            </w:pPr>
            <w:r w:rsidDel="00000000" w:rsidR="00000000" w:rsidRPr="00000000">
              <w:rPr>
                <w:rtl w:val="0"/>
              </w:rPr>
              <w:t xml:space="preserve">cryo-ET, FIB-SEM, SBEM, SPA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F3">
            <w:pPr>
              <w:rPr/>
            </w:pPr>
            <w:r w:rsidDel="00000000" w:rsidR="00000000" w:rsidRPr="00000000">
              <w:rPr>
                <w:rtl w:val="0"/>
              </w:rPr>
              <w:t xml:space="preserve">ML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F4">
            <w:pPr>
              <w:rPr/>
            </w:pPr>
            <w:r w:rsidDel="00000000" w:rsidR="00000000" w:rsidRPr="00000000">
              <w:rPr>
                <w:rtl w:val="0"/>
              </w:rPr>
              <w:t xml:space="preserve">Denoising without paired noisy images (e.g. legacy datasets)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F5">
            <w:pPr>
              <w:rPr/>
            </w:pPr>
            <w:r w:rsidDel="00000000" w:rsidR="00000000" w:rsidRPr="00000000">
              <w:rPr>
                <w:rtl w:val="0"/>
              </w:rPr>
              <w:t xml:space="preserve">Open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F6">
            <w:pPr>
              <w:rPr/>
            </w:pPr>
            <w:r w:rsidDel="00000000" w:rsidR="00000000" w:rsidRPr="00000000">
              <w:rPr>
                <w:rtl w:val="0"/>
              </w:rPr>
              <w:t xml:space="preserve">Krull 2019</w:t>
            </w:r>
          </w:p>
        </w:tc>
      </w:tr>
      <w:tr>
        <w:trPr>
          <w:cantSplit w:val="0"/>
          <w:trHeight w:val="1163.7011718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F7">
            <w:pPr>
              <w:rPr/>
            </w:pPr>
            <w:r w:rsidDel="00000000" w:rsidR="00000000" w:rsidRPr="00000000">
              <w:rPr>
                <w:rtl w:val="0"/>
              </w:rPr>
              <w:t xml:space="preserve">REST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F8">
            <w:pPr>
              <w:rPr/>
            </w:pPr>
            <w:r w:rsidDel="00000000" w:rsidR="00000000" w:rsidRPr="00000000">
              <w:rPr>
                <w:rtl w:val="0"/>
              </w:rPr>
              <w:t xml:space="preserve">cryo-ET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F9">
            <w:pPr>
              <w:rPr/>
            </w:pPr>
            <w:r w:rsidDel="00000000" w:rsidR="00000000" w:rsidRPr="00000000">
              <w:rPr>
                <w:rtl w:val="0"/>
              </w:rPr>
              <w:t xml:space="preserve">ML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FA">
            <w:pPr>
              <w:rPr/>
            </w:pPr>
            <w:r w:rsidDel="00000000" w:rsidR="00000000" w:rsidRPr="00000000">
              <w:rPr>
                <w:rtl w:val="0"/>
              </w:rPr>
              <w:t xml:space="preserve">Inspect per-particle states using well-averaged structure (no STA needed)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FB">
            <w:pPr>
              <w:rPr/>
            </w:pPr>
            <w:r w:rsidDel="00000000" w:rsidR="00000000" w:rsidRPr="00000000">
              <w:rPr>
                <w:rtl w:val="0"/>
              </w:rPr>
              <w:t xml:space="preserve">Open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FC">
            <w:pPr>
              <w:rPr/>
            </w:pPr>
            <w:r w:rsidDel="00000000" w:rsidR="00000000" w:rsidRPr="00000000">
              <w:rPr>
                <w:rtl w:val="0"/>
              </w:rPr>
              <w:t xml:space="preserve">Zhang 2023</w:t>
            </w:r>
          </w:p>
        </w:tc>
      </w:tr>
      <w:tr>
        <w:trPr>
          <w:cantSplit w:val="0"/>
          <w:trHeight w:val="1163.701171875" w:hRule="atLeast"/>
          <w:tblHeader w:val="0"/>
        </w:trPr>
        <w:tc>
          <w:tcPr>
            <w:tcBorders>
              <w:top w:color="000000" w:space="0" w:sz="0" w:val="nil"/>
              <w:left w:color="000000" w:space="0" w:sz="0" w:val="nil"/>
              <w:bottom w:color="000000" w:space="0" w:sz="1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FD">
            <w:pPr>
              <w:rPr/>
            </w:pPr>
            <w:r w:rsidDel="00000000" w:rsidR="00000000" w:rsidRPr="00000000">
              <w:rPr>
                <w:rtl w:val="0"/>
              </w:rPr>
              <w:t xml:space="preserve">Topaz-Denoise</w:t>
            </w:r>
          </w:p>
        </w:tc>
        <w:tc>
          <w:tcPr>
            <w:tcBorders>
              <w:top w:color="000000" w:space="0" w:sz="0" w:val="nil"/>
              <w:left w:color="000000" w:space="0" w:sz="0" w:val="nil"/>
              <w:bottom w:color="000000" w:space="0" w:sz="1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FE">
            <w:pPr>
              <w:rPr/>
            </w:pPr>
            <w:r w:rsidDel="00000000" w:rsidR="00000000" w:rsidRPr="00000000">
              <w:rPr>
                <w:rtl w:val="0"/>
              </w:rPr>
              <w:t xml:space="preserve">cryo-ET, SPA</w:t>
            </w:r>
          </w:p>
        </w:tc>
        <w:tc>
          <w:tcPr>
            <w:tcBorders>
              <w:top w:color="000000" w:space="0" w:sz="0" w:val="nil"/>
              <w:left w:color="000000" w:space="0" w:sz="0" w:val="nil"/>
              <w:bottom w:color="000000" w:space="0" w:sz="1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2FF">
            <w:pPr>
              <w:rPr/>
            </w:pPr>
            <w:r w:rsidDel="00000000" w:rsidR="00000000" w:rsidRPr="00000000">
              <w:rPr>
                <w:rtl w:val="0"/>
              </w:rPr>
              <w:t xml:space="preserve">ML</w:t>
            </w:r>
          </w:p>
        </w:tc>
        <w:tc>
          <w:tcPr>
            <w:tcBorders>
              <w:top w:color="000000" w:space="0" w:sz="0" w:val="nil"/>
              <w:left w:color="000000" w:space="0" w:sz="0" w:val="nil"/>
              <w:bottom w:color="000000" w:space="0" w:sz="1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300">
            <w:pPr>
              <w:rPr/>
            </w:pPr>
            <w:r w:rsidDel="00000000" w:rsidR="00000000" w:rsidRPr="00000000">
              <w:rPr>
                <w:rtl w:val="0"/>
              </w:rPr>
              <w:t xml:space="preserve">Pretrained denoising for visualization, picking &amp; segmentation</w:t>
            </w:r>
          </w:p>
        </w:tc>
        <w:tc>
          <w:tcPr>
            <w:tcBorders>
              <w:top w:color="000000" w:space="0" w:sz="0" w:val="nil"/>
              <w:left w:color="000000" w:space="0" w:sz="0" w:val="nil"/>
              <w:bottom w:color="000000" w:space="0" w:sz="1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301">
            <w:pPr>
              <w:rPr/>
            </w:pPr>
            <w:r w:rsidDel="00000000" w:rsidR="00000000" w:rsidRPr="00000000">
              <w:rPr>
                <w:rtl w:val="0"/>
              </w:rPr>
              <w:t xml:space="preserve">Open</w:t>
            </w:r>
          </w:p>
        </w:tc>
        <w:tc>
          <w:tcPr>
            <w:tcBorders>
              <w:top w:color="000000" w:space="0" w:sz="0" w:val="nil"/>
              <w:left w:color="000000" w:space="0" w:sz="0" w:val="nil"/>
              <w:bottom w:color="000000" w:space="0" w:sz="1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302">
            <w:pPr>
              <w:rPr/>
            </w:pPr>
            <w:r w:rsidDel="00000000" w:rsidR="00000000" w:rsidRPr="00000000">
              <w:rPr>
                <w:rtl w:val="0"/>
              </w:rPr>
              <w:t xml:space="preserve">Bepler 2020</w:t>
            </w:r>
          </w:p>
        </w:tc>
      </w:tr>
    </w:tbl>
    <w:p w:rsidR="00000000" w:rsidDel="00000000" w:rsidP="00000000" w:rsidRDefault="00000000" w:rsidRPr="00000000" w14:paraId="00000303">
      <w:pPr>
        <w:spacing w:after="160" w:lineRule="auto"/>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304">
      <w:pPr>
        <w:pStyle w:val="Heading2"/>
        <w:rPr/>
      </w:pPr>
      <w:bookmarkStart w:colFirst="0" w:colLast="0" w:name="_yzidz76a6nc5" w:id="52"/>
      <w:bookmarkEnd w:id="52"/>
      <w:r w:rsidDel="00000000" w:rsidR="00000000" w:rsidRPr="00000000">
        <w:rPr>
          <w:b w:val="1"/>
          <w:bCs w:val="1"/>
          <w:rtl w:val="0"/>
        </w:rPr>
        <w:t xml:space="preserve">Table 13.</w:t>
      </w:r>
      <w:r w:rsidDel="00000000" w:rsidR="00000000" w:rsidRPr="00000000">
        <w:rPr>
          <w:rtl w:val="0"/>
        </w:rPr>
        <w:t xml:space="preserve"> Preprocessing for segmentation - Missing-wedge correction.</w:t>
      </w:r>
    </w:p>
    <w:tbl>
      <w:tblPr>
        <w:tblStyle w:val="Table13"/>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1035"/>
        <w:gridCol w:w="1170"/>
        <w:gridCol w:w="3285"/>
        <w:gridCol w:w="1410"/>
        <w:gridCol w:w="1005"/>
        <w:tblGridChange w:id="0">
          <w:tblGrid>
            <w:gridCol w:w="1470"/>
            <w:gridCol w:w="1035"/>
            <w:gridCol w:w="1170"/>
            <w:gridCol w:w="3285"/>
            <w:gridCol w:w="1410"/>
            <w:gridCol w:w="1005"/>
          </w:tblGrid>
        </w:tblGridChange>
      </w:tblGrid>
      <w:tr>
        <w:trPr>
          <w:cantSplit w:val="0"/>
          <w:trHeight w:val="330" w:hRule="atLeast"/>
          <w:tblHeader w:val="0"/>
        </w:trPr>
        <w:tc>
          <w:tcPr>
            <w:tcBorders>
              <w:top w:color="000000" w:space="0" w:sz="18" w:val="single"/>
              <w:left w:color="000000" w:space="0" w:sz="0" w:val="nil"/>
              <w:bottom w:color="000000" w:space="0" w:sz="1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305">
            <w:pPr>
              <w:rPr/>
            </w:pPr>
            <w:r w:rsidDel="00000000" w:rsidR="00000000" w:rsidRPr="00000000">
              <w:rPr>
                <w:rtl w:val="0"/>
              </w:rPr>
              <w:t xml:space="preserve">Tool</w:t>
            </w:r>
          </w:p>
        </w:tc>
        <w:tc>
          <w:tcPr>
            <w:tcBorders>
              <w:top w:color="000000" w:space="0" w:sz="18" w:val="single"/>
              <w:left w:color="000000" w:space="0" w:sz="0" w:val="nil"/>
              <w:bottom w:color="000000" w:space="0" w:sz="1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306">
            <w:pPr>
              <w:rPr/>
            </w:pPr>
            <w:r w:rsidDel="00000000" w:rsidR="00000000" w:rsidRPr="00000000">
              <w:rPr>
                <w:rtl w:val="0"/>
              </w:rPr>
              <w:t xml:space="preserve">Modality</w:t>
            </w:r>
          </w:p>
        </w:tc>
        <w:tc>
          <w:tcPr>
            <w:tcBorders>
              <w:top w:color="000000" w:space="0" w:sz="18" w:val="single"/>
              <w:left w:color="000000" w:space="0" w:sz="0" w:val="nil"/>
              <w:bottom w:color="000000" w:space="0" w:sz="1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307">
            <w:pPr>
              <w:rPr/>
            </w:pPr>
            <w:r w:rsidDel="00000000" w:rsidR="00000000" w:rsidRPr="00000000">
              <w:rPr>
                <w:rtl w:val="0"/>
              </w:rPr>
              <w:t xml:space="preserve">Approach</w:t>
            </w:r>
          </w:p>
        </w:tc>
        <w:tc>
          <w:tcPr>
            <w:tcBorders>
              <w:top w:color="000000" w:space="0" w:sz="18" w:val="single"/>
              <w:left w:color="000000" w:space="0" w:sz="0" w:val="nil"/>
              <w:bottom w:color="000000" w:space="0" w:sz="1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308">
            <w:pPr>
              <w:rPr/>
            </w:pPr>
            <w:r w:rsidDel="00000000" w:rsidR="00000000" w:rsidRPr="00000000">
              <w:rPr>
                <w:rtl w:val="0"/>
              </w:rPr>
              <w:t xml:space="preserve">When to use</w:t>
            </w:r>
          </w:p>
        </w:tc>
        <w:tc>
          <w:tcPr>
            <w:tcBorders>
              <w:top w:color="000000" w:space="0" w:sz="18" w:val="single"/>
              <w:left w:color="000000" w:space="0" w:sz="0" w:val="nil"/>
              <w:bottom w:color="000000" w:space="0" w:sz="1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309">
            <w:pPr>
              <w:rPr/>
            </w:pPr>
            <w:r w:rsidDel="00000000" w:rsidR="00000000" w:rsidRPr="00000000">
              <w:rPr>
                <w:rtl w:val="0"/>
              </w:rPr>
              <w:t xml:space="preserve">Availability</w:t>
            </w:r>
          </w:p>
        </w:tc>
        <w:tc>
          <w:tcPr>
            <w:tcBorders>
              <w:top w:color="000000" w:space="0" w:sz="18" w:val="single"/>
              <w:left w:color="000000" w:space="0" w:sz="0" w:val="nil"/>
              <w:bottom w:color="000000" w:space="0" w:sz="1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30A">
            <w:pPr>
              <w:rPr/>
            </w:pPr>
            <w:r w:rsidDel="00000000" w:rsidR="00000000" w:rsidRPr="00000000">
              <w:rPr>
                <w:rtl w:val="0"/>
              </w:rPr>
              <w:t xml:space="preserve">Citation</w:t>
            </w:r>
          </w:p>
        </w:tc>
      </w:tr>
      <w:tr>
        <w:trPr>
          <w:cantSplit w:val="0"/>
          <w:trHeight w:val="1163.7011718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30B">
            <w:pPr>
              <w:rPr/>
            </w:pPr>
            <w:r w:rsidDel="00000000" w:rsidR="00000000" w:rsidRPr="00000000">
              <w:rPr>
                <w:rtl w:val="0"/>
              </w:rPr>
              <w:t xml:space="preserve">DeepDeWedge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30C">
            <w:pPr>
              <w:rPr/>
            </w:pPr>
            <w:r w:rsidDel="00000000" w:rsidR="00000000" w:rsidRPr="00000000">
              <w:rPr>
                <w:rtl w:val="0"/>
              </w:rPr>
              <w:t xml:space="preserve">cryo-ET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30D">
            <w:pPr>
              <w:rPr/>
            </w:pPr>
            <w:r w:rsidDel="00000000" w:rsidR="00000000" w:rsidRPr="00000000">
              <w:rPr>
                <w:rtl w:val="0"/>
              </w:rPr>
              <w:t xml:space="preserve">ML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30E">
            <w:pPr>
              <w:rPr/>
            </w:pPr>
            <w:r w:rsidDel="00000000" w:rsidR="00000000" w:rsidRPr="00000000">
              <w:rPr>
                <w:rtl w:val="0"/>
              </w:rPr>
              <w:t xml:space="preserve">Extreme missing-wedge artifacts (especially thick in-situ samples) where IsoNet is insufficient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30F">
            <w:pPr>
              <w:rPr/>
            </w:pPr>
            <w:r w:rsidDel="00000000" w:rsidR="00000000" w:rsidRPr="00000000">
              <w:rPr>
                <w:rtl w:val="0"/>
              </w:rPr>
              <w:t xml:space="preserve">Open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310">
            <w:pPr>
              <w:rPr/>
            </w:pPr>
            <w:r w:rsidDel="00000000" w:rsidR="00000000" w:rsidRPr="00000000">
              <w:rPr>
                <w:rtl w:val="0"/>
              </w:rPr>
              <w:t xml:space="preserve">Wiedemann 2024</w:t>
            </w:r>
          </w:p>
        </w:tc>
      </w:tr>
      <w:tr>
        <w:trPr>
          <w:cantSplit w:val="0"/>
          <w:trHeight w:val="1163.70117187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311">
            <w:pPr>
              <w:rPr/>
            </w:pPr>
            <w:r w:rsidDel="00000000" w:rsidR="00000000" w:rsidRPr="00000000">
              <w:rPr>
                <w:rtl w:val="0"/>
              </w:rPr>
              <w:t xml:space="preserve">IsoNet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312">
            <w:pPr>
              <w:rPr/>
            </w:pPr>
            <w:r w:rsidDel="00000000" w:rsidR="00000000" w:rsidRPr="00000000">
              <w:rPr>
                <w:rtl w:val="0"/>
              </w:rPr>
              <w:t xml:space="preserve">cryo-ET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313">
            <w:pPr>
              <w:rPr/>
            </w:pPr>
            <w:r w:rsidDel="00000000" w:rsidR="00000000" w:rsidRPr="00000000">
              <w:rPr>
                <w:rtl w:val="0"/>
              </w:rPr>
              <w:t xml:space="preserve">ML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314">
            <w:pPr>
              <w:rPr/>
            </w:pPr>
            <w:r w:rsidDel="00000000" w:rsidR="00000000" w:rsidRPr="00000000">
              <w:rPr>
                <w:rtl w:val="0"/>
              </w:rPr>
              <w:t xml:space="preserve">Missing-wedge correction for better visualization &amp; segmentation (good before MemBrain-seg or DeePiCt)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315">
            <w:pPr>
              <w:rPr/>
            </w:pPr>
            <w:r w:rsidDel="00000000" w:rsidR="00000000" w:rsidRPr="00000000">
              <w:rPr>
                <w:rtl w:val="0"/>
              </w:rPr>
              <w:t xml:space="preserve">Open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316">
            <w:pPr>
              <w:rPr/>
            </w:pPr>
            <w:r w:rsidDel="00000000" w:rsidR="00000000" w:rsidRPr="00000000">
              <w:rPr>
                <w:rtl w:val="0"/>
              </w:rPr>
              <w:t xml:space="preserve">Liu 2022</w:t>
            </w:r>
          </w:p>
        </w:tc>
      </w:tr>
      <w:tr>
        <w:trPr>
          <w:cantSplit w:val="0"/>
          <w:trHeight w:val="1163.701171875" w:hRule="atLeast"/>
          <w:tblHeader w:val="0"/>
        </w:trPr>
        <w:tc>
          <w:tcPr>
            <w:tcBorders>
              <w:top w:color="000000" w:space="0" w:sz="0" w:val="nil"/>
              <w:left w:color="000000" w:space="0" w:sz="0" w:val="nil"/>
              <w:bottom w:color="000000" w:space="0" w:sz="1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317">
            <w:pPr>
              <w:rPr/>
            </w:pPr>
            <w:r w:rsidDel="00000000" w:rsidR="00000000" w:rsidRPr="00000000">
              <w:rPr>
                <w:rtl w:val="0"/>
              </w:rPr>
              <w:t xml:space="preserve">MWR (Missing Wedge Restoration)</w:t>
            </w:r>
          </w:p>
        </w:tc>
        <w:tc>
          <w:tcPr>
            <w:tcBorders>
              <w:top w:color="000000" w:space="0" w:sz="0" w:val="nil"/>
              <w:left w:color="000000" w:space="0" w:sz="0" w:val="nil"/>
              <w:bottom w:color="000000" w:space="0" w:sz="1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318">
            <w:pPr>
              <w:rPr/>
            </w:pPr>
            <w:r w:rsidDel="00000000" w:rsidR="00000000" w:rsidRPr="00000000">
              <w:rPr>
                <w:rtl w:val="0"/>
              </w:rPr>
              <w:t xml:space="preserve">cryo-ET</w:t>
            </w:r>
          </w:p>
        </w:tc>
        <w:tc>
          <w:tcPr>
            <w:tcBorders>
              <w:top w:color="000000" w:space="0" w:sz="0" w:val="nil"/>
              <w:left w:color="000000" w:space="0" w:sz="0" w:val="nil"/>
              <w:bottom w:color="000000" w:space="0" w:sz="1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319">
            <w:pPr>
              <w:rPr/>
            </w:pPr>
            <w:r w:rsidDel="00000000" w:rsidR="00000000" w:rsidRPr="00000000">
              <w:rPr>
                <w:rtl w:val="0"/>
              </w:rPr>
              <w:t xml:space="preserve">ML</w:t>
            </w:r>
          </w:p>
        </w:tc>
        <w:tc>
          <w:tcPr>
            <w:tcBorders>
              <w:top w:color="000000" w:space="0" w:sz="0" w:val="nil"/>
              <w:left w:color="000000" w:space="0" w:sz="0" w:val="nil"/>
              <w:bottom w:color="000000" w:space="0" w:sz="1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31A">
            <w:pPr>
              <w:rPr/>
            </w:pPr>
            <w:r w:rsidDel="00000000" w:rsidR="00000000" w:rsidRPr="00000000">
              <w:rPr>
                <w:rtl w:val="0"/>
              </w:rPr>
              <w:t xml:space="preserve">Early baseline (largely superseded by IsoNet and DeepDeWedge)</w:t>
            </w:r>
          </w:p>
        </w:tc>
        <w:tc>
          <w:tcPr>
            <w:tcBorders>
              <w:top w:color="000000" w:space="0" w:sz="0" w:val="nil"/>
              <w:left w:color="000000" w:space="0" w:sz="0" w:val="nil"/>
              <w:bottom w:color="000000" w:space="0" w:sz="1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31B">
            <w:pPr>
              <w:rPr/>
            </w:pPr>
            <w:r w:rsidDel="00000000" w:rsidR="00000000" w:rsidRPr="00000000">
              <w:rPr>
                <w:rtl w:val="0"/>
              </w:rPr>
              <w:t xml:space="preserve">Open</w:t>
            </w:r>
          </w:p>
        </w:tc>
        <w:tc>
          <w:tcPr>
            <w:tcBorders>
              <w:top w:color="000000" w:space="0" w:sz="0" w:val="nil"/>
              <w:left w:color="000000" w:space="0" w:sz="0" w:val="nil"/>
              <w:bottom w:color="000000" w:space="0" w:sz="1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31C">
            <w:pPr>
              <w:rPr/>
            </w:pPr>
            <w:r w:rsidDel="00000000" w:rsidR="00000000" w:rsidRPr="00000000">
              <w:rPr>
                <w:rtl w:val="0"/>
              </w:rPr>
              <w:t xml:space="preserve">Ding 2019</w:t>
            </w:r>
          </w:p>
        </w:tc>
      </w:tr>
    </w:tbl>
    <w:p w:rsidR="00000000" w:rsidDel="00000000" w:rsidP="00000000" w:rsidRDefault="00000000" w:rsidRPr="00000000" w14:paraId="0000031D">
      <w:pPr>
        <w:spacing w:after="160" w:lineRule="auto"/>
        <w:rPr/>
      </w:pPr>
      <w:r w:rsidDel="00000000" w:rsidR="00000000" w:rsidRPr="00000000">
        <w:rPr>
          <w:rtl w:val="0"/>
        </w:rPr>
      </w:r>
    </w:p>
    <w:p w:rsidR="00000000" w:rsidDel="00000000" w:rsidP="00000000" w:rsidRDefault="00000000" w:rsidRPr="00000000" w14:paraId="0000031E">
      <w:pPr>
        <w:rPr/>
      </w:pPr>
      <w:r w:rsidDel="00000000" w:rsidR="00000000" w:rsidRPr="00000000">
        <w:br w:type="page"/>
      </w:r>
      <w:r w:rsidDel="00000000" w:rsidR="00000000" w:rsidRPr="00000000">
        <w:rPr>
          <w:rtl w:val="0"/>
        </w:rPr>
      </w:r>
    </w:p>
    <w:p w:rsidR="00000000" w:rsidDel="00000000" w:rsidP="00000000" w:rsidRDefault="00000000" w:rsidRPr="00000000" w14:paraId="0000031F">
      <w:pPr>
        <w:pStyle w:val="Heading2"/>
        <w:rPr/>
      </w:pPr>
      <w:bookmarkStart w:colFirst="0" w:colLast="0" w:name="_5f40ccngfodw" w:id="53"/>
      <w:bookmarkEnd w:id="53"/>
      <w:commentRangeStart w:id="65"/>
      <w:r w:rsidDel="00000000" w:rsidR="00000000" w:rsidRPr="00000000">
        <w:rPr>
          <w:b w:val="1"/>
          <w:bCs w:val="1"/>
          <w:rtl w:val="0"/>
        </w:rPr>
        <w:t xml:space="preserve">Table 7</w:t>
      </w:r>
      <w:commentRangeEnd w:id="65"/>
      <w:r w:rsidDel="00000000" w:rsidR="00000000" w:rsidRPr="00000000">
        <w:commentReference w:id="65"/>
      </w:r>
      <w:r w:rsidDel="00000000" w:rsidR="00000000" w:rsidRPr="00000000">
        <w:rPr>
          <w:b w:val="1"/>
          <w:bCs w:val="1"/>
          <w:rtl w:val="0"/>
        </w:rPr>
        <w:t xml:space="preserve">.</w:t>
      </w:r>
      <w:r w:rsidDel="00000000" w:rsidR="00000000" w:rsidRPr="00000000">
        <w:rPr>
          <w:rtl w:val="0"/>
        </w:rPr>
        <w:t xml:space="preserve"> Training data and infrastructure - Pretraining datasets, archives, and shared infrastructure</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305"/>
        <w:gridCol w:w="1350"/>
        <w:gridCol w:w="2835"/>
        <w:gridCol w:w="1245"/>
        <w:gridCol w:w="1035"/>
        <w:tblGridChange w:id="0">
          <w:tblGrid>
            <w:gridCol w:w="1590"/>
            <w:gridCol w:w="1305"/>
            <w:gridCol w:w="1350"/>
            <w:gridCol w:w="2835"/>
            <w:gridCol w:w="1245"/>
            <w:gridCol w:w="1035"/>
          </w:tblGrid>
        </w:tblGridChange>
      </w:tblGrid>
      <w:tr>
        <w:trPr>
          <w:cantSplit w:val="0"/>
          <w:trHeight w:val="330" w:hRule="atLeast"/>
          <w:tblHeader w:val="0"/>
        </w:trPr>
        <w:tc>
          <w:tcPr>
            <w:tcBorders>
              <w:top w:color="000000" w:space="0" w:sz="18" w:val="single"/>
              <w:left w:color="000000" w:space="0" w:sz="0" w:val="nil"/>
              <w:bottom w:color="000000" w:space="0" w:sz="1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320">
            <w:pPr>
              <w:rPr/>
            </w:pPr>
            <w:r w:rsidDel="00000000" w:rsidR="00000000" w:rsidRPr="00000000">
              <w:rPr>
                <w:rtl w:val="0"/>
              </w:rPr>
              <w:t xml:space="preserve">Tool</w:t>
            </w:r>
          </w:p>
        </w:tc>
        <w:tc>
          <w:tcPr>
            <w:tcBorders>
              <w:top w:color="000000" w:space="0" w:sz="18" w:val="single"/>
              <w:left w:color="000000" w:space="0" w:sz="0" w:val="nil"/>
              <w:bottom w:color="000000" w:space="0" w:sz="1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321">
            <w:pPr>
              <w:rPr/>
            </w:pPr>
            <w:r w:rsidDel="00000000" w:rsidR="00000000" w:rsidRPr="00000000">
              <w:rPr>
                <w:rtl w:val="0"/>
              </w:rPr>
              <w:t xml:space="preserve">Modality</w:t>
            </w:r>
          </w:p>
        </w:tc>
        <w:tc>
          <w:tcPr>
            <w:tcBorders>
              <w:top w:color="000000" w:space="0" w:sz="18" w:val="single"/>
              <w:left w:color="000000" w:space="0" w:sz="0" w:val="nil"/>
              <w:bottom w:color="000000" w:space="0" w:sz="1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322">
            <w:pPr>
              <w:rPr/>
            </w:pPr>
            <w:r w:rsidDel="00000000" w:rsidR="00000000" w:rsidRPr="00000000">
              <w:rPr>
                <w:rtl w:val="0"/>
              </w:rPr>
              <w:t xml:space="preserve">Approach</w:t>
            </w:r>
          </w:p>
        </w:tc>
        <w:tc>
          <w:tcPr>
            <w:tcBorders>
              <w:top w:color="000000" w:space="0" w:sz="18" w:val="single"/>
              <w:left w:color="000000" w:space="0" w:sz="0" w:val="nil"/>
              <w:bottom w:color="000000" w:space="0" w:sz="1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323">
            <w:pPr>
              <w:rPr/>
            </w:pPr>
            <w:r w:rsidDel="00000000" w:rsidR="00000000" w:rsidRPr="00000000">
              <w:rPr>
                <w:rtl w:val="0"/>
              </w:rPr>
              <w:t xml:space="preserve">When to use</w:t>
            </w:r>
          </w:p>
        </w:tc>
        <w:tc>
          <w:tcPr>
            <w:tcBorders>
              <w:top w:color="000000" w:space="0" w:sz="18" w:val="single"/>
              <w:left w:color="000000" w:space="0" w:sz="0" w:val="nil"/>
              <w:bottom w:color="000000" w:space="0" w:sz="1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324">
            <w:pPr>
              <w:rPr/>
            </w:pPr>
            <w:r w:rsidDel="00000000" w:rsidR="00000000" w:rsidRPr="00000000">
              <w:rPr>
                <w:rtl w:val="0"/>
              </w:rPr>
              <w:t xml:space="preserve">Availability</w:t>
            </w:r>
          </w:p>
        </w:tc>
        <w:tc>
          <w:tcPr>
            <w:tcBorders>
              <w:top w:color="000000" w:space="0" w:sz="18" w:val="single"/>
              <w:left w:color="000000" w:space="0" w:sz="0" w:val="nil"/>
              <w:bottom w:color="000000" w:space="0" w:sz="18" w:val="single"/>
              <w:right w:color="000000" w:space="0" w:sz="0" w:val="nil"/>
            </w:tcBorders>
            <w:tcMar>
              <w:top w:w="0.0" w:type="dxa"/>
              <w:left w:w="100.0" w:type="dxa"/>
              <w:bottom w:w="0.0" w:type="dxa"/>
              <w:right w:w="100.0" w:type="dxa"/>
            </w:tcMar>
            <w:vAlign w:val="bottom"/>
          </w:tcPr>
          <w:p w:rsidR="00000000" w:rsidDel="00000000" w:rsidP="00000000" w:rsidRDefault="00000000" w:rsidRPr="00000000" w14:paraId="00000325">
            <w:pPr>
              <w:rPr/>
            </w:pPr>
            <w:r w:rsidDel="00000000" w:rsidR="00000000" w:rsidRPr="00000000">
              <w:rPr>
                <w:rtl w:val="0"/>
              </w:rPr>
              <w:t xml:space="preserve">Citation</w:t>
            </w:r>
          </w:p>
        </w:tc>
      </w:tr>
      <w:tr>
        <w:trPr>
          <w:cantSplit w:val="0"/>
          <w:trHeight w:val="1745.551757812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326">
            <w:pPr>
              <w:rPr/>
            </w:pPr>
            <w:r w:rsidDel="00000000" w:rsidR="00000000" w:rsidRPr="00000000">
              <w:rPr>
                <w:rtl w:val="0"/>
              </w:rPr>
              <w:t xml:space="preserve">CEM500K</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327">
            <w:pPr>
              <w:rPr/>
            </w:pPr>
            <w:r w:rsidDel="00000000" w:rsidR="00000000" w:rsidRPr="00000000">
              <w:rPr>
                <w:rtl w:val="0"/>
              </w:rPr>
              <w:t xml:space="preserve">FIB-SEM, SBF-SEM, SEM, ser-secTEM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328">
            <w:pPr>
              <w:rPr/>
            </w:pPr>
            <w:r w:rsidDel="00000000" w:rsidR="00000000" w:rsidRPr="00000000">
              <w:rPr>
                <w:rtl w:val="0"/>
              </w:rPr>
              <w:t xml:space="preserve">ML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329">
            <w:pPr>
              <w:rPr/>
            </w:pPr>
            <w:r w:rsidDel="00000000" w:rsidR="00000000" w:rsidRPr="00000000">
              <w:rPr>
                <w:rtl w:val="0"/>
              </w:rPr>
              <w:t xml:space="preserve">Fine-tuning vEM segmentation networks with limited labels (strong EM pretraining)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32A">
            <w:pPr>
              <w:rPr/>
            </w:pPr>
            <w:r w:rsidDel="00000000" w:rsidR="00000000" w:rsidRPr="00000000">
              <w:rPr>
                <w:rtl w:val="0"/>
              </w:rPr>
              <w:t xml:space="preserve">Open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32B">
            <w:pPr>
              <w:rPr/>
            </w:pPr>
            <w:r w:rsidDel="00000000" w:rsidR="00000000" w:rsidRPr="00000000">
              <w:rPr>
                <w:rtl w:val="0"/>
              </w:rPr>
              <w:t xml:space="preserve">Conrad 2021</w:t>
            </w:r>
          </w:p>
        </w:tc>
      </w:tr>
      <w:tr>
        <w:trPr>
          <w:cantSplit w:val="0"/>
          <w:trHeight w:val="1745.551757812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32C">
            <w:pPr>
              <w:rPr/>
            </w:pPr>
            <w:r w:rsidDel="00000000" w:rsidR="00000000" w:rsidRPr="00000000">
              <w:rPr>
                <w:rtl w:val="0"/>
              </w:rPr>
              <w:t xml:space="preserve">BioImage Model Zoo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32D">
            <w:pPr>
              <w:rPr/>
            </w:pPr>
            <w:r w:rsidDel="00000000" w:rsidR="00000000" w:rsidRPr="00000000">
              <w:rPr>
                <w:rtl w:val="0"/>
              </w:rPr>
              <w:t xml:space="preserve">all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32E">
            <w:pPr>
              <w:rPr/>
            </w:pPr>
            <w:r w:rsidDel="00000000" w:rsidR="00000000" w:rsidRPr="00000000">
              <w:rPr>
                <w:rtl w:val="0"/>
              </w:rPr>
              <w:t xml:space="preserve">Infra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32F">
            <w:pPr>
              <w:rPr/>
            </w:pPr>
            <w:r w:rsidDel="00000000" w:rsidR="00000000" w:rsidRPr="00000000">
              <w:rPr>
                <w:rtl w:val="0"/>
              </w:rPr>
              <w:t xml:space="preserve">Sharing &amp; using pretrained vEM / cryo-EM models across different tools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330">
            <w:pPr>
              <w:rPr/>
            </w:pPr>
            <w:r w:rsidDel="00000000" w:rsidR="00000000" w:rsidRPr="00000000">
              <w:rPr>
                <w:rtl w:val="0"/>
              </w:rPr>
              <w:t xml:space="preserve">Open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331">
            <w:pPr>
              <w:rPr/>
            </w:pPr>
            <w:r w:rsidDel="00000000" w:rsidR="00000000" w:rsidRPr="00000000">
              <w:rPr>
                <w:rtl w:val="0"/>
              </w:rPr>
              <w:t xml:space="preserve">Ouyang 2022</w:t>
            </w:r>
          </w:p>
        </w:tc>
      </w:tr>
      <w:tr>
        <w:trPr>
          <w:cantSplit w:val="0"/>
          <w:trHeight w:val="1745.551757812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332">
            <w:pPr>
              <w:rPr/>
            </w:pPr>
            <w:r w:rsidDel="00000000" w:rsidR="00000000" w:rsidRPr="00000000">
              <w:rPr>
                <w:rtl w:val="0"/>
              </w:rPr>
              <w:t xml:space="preserve">CryoET Data Portal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333">
            <w:pPr>
              <w:rPr/>
            </w:pPr>
            <w:r w:rsidDel="00000000" w:rsidR="00000000" w:rsidRPr="00000000">
              <w:rPr>
                <w:rtl w:val="0"/>
              </w:rPr>
              <w:t xml:space="preserve">cryo-ET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334">
            <w:pPr>
              <w:rPr/>
            </w:pPr>
            <w:r w:rsidDel="00000000" w:rsidR="00000000" w:rsidRPr="00000000">
              <w:rPr>
                <w:rtl w:val="0"/>
              </w:rPr>
              <w:t xml:space="preserve">Infra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335">
            <w:pPr>
              <w:rPr/>
            </w:pPr>
            <w:r w:rsidDel="00000000" w:rsidR="00000000" w:rsidRPr="00000000">
              <w:rPr>
                <w:rtl w:val="0"/>
              </w:rPr>
              <w:t xml:space="preserve">Training data, benchmarks, and baselines for cryo-ET ML projects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336">
            <w:pPr>
              <w:rPr/>
            </w:pPr>
            <w:r w:rsidDel="00000000" w:rsidR="00000000" w:rsidRPr="00000000">
              <w:rPr>
                <w:rtl w:val="0"/>
              </w:rPr>
              <w:t xml:space="preserve">Open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337">
            <w:pPr>
              <w:rPr/>
            </w:pPr>
            <w:r w:rsidDel="00000000" w:rsidR="00000000" w:rsidRPr="00000000">
              <w:rPr>
                <w:rtl w:val="0"/>
              </w:rPr>
              <w:t xml:space="preserve">Ermel 2024</w:t>
            </w:r>
          </w:p>
        </w:tc>
      </w:tr>
      <w:tr>
        <w:trPr>
          <w:cantSplit w:val="0"/>
          <w:trHeight w:val="1745.551757812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338">
            <w:pPr>
              <w:rPr/>
            </w:pPr>
            <w:r w:rsidDel="00000000" w:rsidR="00000000" w:rsidRPr="00000000">
              <w:rPr>
                <w:rtl w:val="0"/>
              </w:rPr>
              <w:t xml:space="preserve">EMDB</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339">
            <w:pPr>
              <w:rPr/>
            </w:pPr>
            <w:r w:rsidDel="00000000" w:rsidR="00000000" w:rsidRPr="00000000">
              <w:rPr>
                <w:rtl w:val="0"/>
              </w:rPr>
              <w:t xml:space="preserve">SPA, cryo-ET, all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33A">
            <w:pPr>
              <w:rPr/>
            </w:pPr>
            <w:r w:rsidDel="00000000" w:rsidR="00000000" w:rsidRPr="00000000">
              <w:rPr>
                <w:rtl w:val="0"/>
              </w:rPr>
              <w:t xml:space="preserve">Infra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33B">
            <w:pPr>
              <w:rPr/>
            </w:pPr>
            <w:r w:rsidDel="00000000" w:rsidR="00000000" w:rsidRPr="00000000">
              <w:rPr>
                <w:rtl w:val="0"/>
              </w:rPr>
              <w:t xml:space="preserve">Finding published structures, tomograms, and validation data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33C">
            <w:pPr>
              <w:rPr/>
            </w:pPr>
            <w:r w:rsidDel="00000000" w:rsidR="00000000" w:rsidRPr="00000000">
              <w:rPr>
                <w:rtl w:val="0"/>
              </w:rPr>
              <w:t xml:space="preserve">Open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33D">
            <w:pPr>
              <w:rPr/>
            </w:pPr>
            <w:r w:rsidDel="00000000" w:rsidR="00000000" w:rsidRPr="00000000">
              <w:rPr>
                <w:rtl w:val="0"/>
              </w:rPr>
              <w:t xml:space="preserve">Lawson 2024</w:t>
            </w:r>
          </w:p>
        </w:tc>
      </w:tr>
      <w:tr>
        <w:trPr>
          <w:cantSplit w:val="0"/>
          <w:trHeight w:val="1745.551757812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33E">
            <w:pPr>
              <w:rPr/>
            </w:pPr>
            <w:r w:rsidDel="00000000" w:rsidR="00000000" w:rsidRPr="00000000">
              <w:rPr>
                <w:rtl w:val="0"/>
              </w:rPr>
              <w:t xml:space="preserve">EMPIAR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33F">
            <w:pPr>
              <w:rPr/>
            </w:pPr>
            <w:r w:rsidDel="00000000" w:rsidR="00000000" w:rsidRPr="00000000">
              <w:rPr>
                <w:rtl w:val="0"/>
              </w:rPr>
              <w:t xml:space="preserve">SPA, cryo-ET, FIB-SEM, SBF-SEM, ser-secTEM, vEM, all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340">
            <w:pPr>
              <w:rPr/>
            </w:pPr>
            <w:r w:rsidDel="00000000" w:rsidR="00000000" w:rsidRPr="00000000">
              <w:rPr>
                <w:rtl w:val="0"/>
              </w:rPr>
              <w:t xml:space="preserve">Infra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341">
            <w:pPr>
              <w:rPr/>
            </w:pPr>
            <w:r w:rsidDel="00000000" w:rsidR="00000000" w:rsidRPr="00000000">
              <w:rPr>
                <w:rtl w:val="0"/>
              </w:rPr>
              <w:t xml:space="preserve">Raw EM data for ML training, benchmarking, and validation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342">
            <w:pPr>
              <w:rPr/>
            </w:pPr>
            <w:r w:rsidDel="00000000" w:rsidR="00000000" w:rsidRPr="00000000">
              <w:rPr>
                <w:rtl w:val="0"/>
              </w:rPr>
              <w:t xml:space="preserve">Open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343">
            <w:pPr>
              <w:rPr/>
            </w:pPr>
            <w:r w:rsidDel="00000000" w:rsidR="00000000" w:rsidRPr="00000000">
              <w:rPr>
                <w:rtl w:val="0"/>
              </w:rPr>
              <w:t xml:space="preserve">Iudin 2016</w:t>
            </w:r>
          </w:p>
        </w:tc>
      </w:tr>
      <w:tr>
        <w:trPr>
          <w:cantSplit w:val="0"/>
          <w:trHeight w:val="1745.5517578125" w:hRule="atLeast"/>
          <w:tblHeader w:val="0"/>
        </w:trPr>
        <w:tc>
          <w:tcPr>
            <w:tcBorders>
              <w:top w:color="000000" w:space="0" w:sz="0" w:val="nil"/>
              <w:left w:color="000000" w:space="0" w:sz="0" w:val="nil"/>
              <w:bottom w:color="000000" w:space="0" w:sz="1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344">
            <w:pPr>
              <w:rPr/>
            </w:pPr>
            <w:r w:rsidDel="00000000" w:rsidR="00000000" w:rsidRPr="00000000">
              <w:rPr>
                <w:rtl w:val="0"/>
              </w:rPr>
              <w:t xml:space="preserve">ZeroCostDL4Mic</w:t>
            </w:r>
          </w:p>
        </w:tc>
        <w:tc>
          <w:tcPr>
            <w:tcBorders>
              <w:top w:color="000000" w:space="0" w:sz="0" w:val="nil"/>
              <w:left w:color="000000" w:space="0" w:sz="0" w:val="nil"/>
              <w:bottom w:color="000000" w:space="0" w:sz="1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345">
            <w:pPr>
              <w:rPr/>
            </w:pPr>
            <w:r w:rsidDel="00000000" w:rsidR="00000000" w:rsidRPr="00000000">
              <w:rPr>
                <w:rtl w:val="0"/>
              </w:rPr>
              <w:t xml:space="preserve">all</w:t>
            </w:r>
          </w:p>
        </w:tc>
        <w:tc>
          <w:tcPr>
            <w:tcBorders>
              <w:top w:color="000000" w:space="0" w:sz="0" w:val="nil"/>
              <w:left w:color="000000" w:space="0" w:sz="0" w:val="nil"/>
              <w:bottom w:color="000000" w:space="0" w:sz="1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346">
            <w:pPr>
              <w:rPr/>
            </w:pPr>
            <w:r w:rsidDel="00000000" w:rsidR="00000000" w:rsidRPr="00000000">
              <w:rPr>
                <w:rtl w:val="0"/>
              </w:rPr>
              <w:t xml:space="preserve">Infra</w:t>
            </w:r>
          </w:p>
        </w:tc>
        <w:tc>
          <w:tcPr>
            <w:tcBorders>
              <w:top w:color="000000" w:space="0" w:sz="0" w:val="nil"/>
              <w:left w:color="000000" w:space="0" w:sz="0" w:val="nil"/>
              <w:bottom w:color="000000" w:space="0" w:sz="1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347">
            <w:pPr>
              <w:rPr/>
            </w:pPr>
            <w:r w:rsidDel="00000000" w:rsidR="00000000" w:rsidRPr="00000000">
              <w:rPr>
                <w:rtl w:val="0"/>
              </w:rPr>
              <w:t xml:space="preserve">Training segmentation/denoising models on lab computers (no GPU cluster needed)</w:t>
            </w:r>
          </w:p>
        </w:tc>
        <w:tc>
          <w:tcPr>
            <w:tcBorders>
              <w:top w:color="000000" w:space="0" w:sz="0" w:val="nil"/>
              <w:left w:color="000000" w:space="0" w:sz="0" w:val="nil"/>
              <w:bottom w:color="000000" w:space="0" w:sz="1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348">
            <w:pPr>
              <w:rPr/>
            </w:pPr>
            <w:r w:rsidDel="00000000" w:rsidR="00000000" w:rsidRPr="00000000">
              <w:rPr>
                <w:rtl w:val="0"/>
              </w:rPr>
              <w:t xml:space="preserve">Open</w:t>
            </w:r>
          </w:p>
        </w:tc>
        <w:tc>
          <w:tcPr>
            <w:tcBorders>
              <w:top w:color="000000" w:space="0" w:sz="0" w:val="nil"/>
              <w:left w:color="000000" w:space="0" w:sz="0" w:val="nil"/>
              <w:bottom w:color="000000" w:space="0" w:sz="18" w:val="single"/>
              <w:right w:color="000000" w:space="0" w:sz="0" w:val="nil"/>
            </w:tcBorders>
            <w:tcMar>
              <w:top w:w="0.0" w:type="dxa"/>
              <w:left w:w="100.0" w:type="dxa"/>
              <w:bottom w:w="0.0" w:type="dxa"/>
              <w:right w:w="100.0" w:type="dxa"/>
            </w:tcMar>
            <w:vAlign w:val="center"/>
          </w:tcPr>
          <w:p w:rsidR="00000000" w:rsidDel="00000000" w:rsidP="00000000" w:rsidRDefault="00000000" w:rsidRPr="00000000" w14:paraId="00000349">
            <w:pPr>
              <w:rPr/>
            </w:pPr>
            <w:r w:rsidDel="00000000" w:rsidR="00000000" w:rsidRPr="00000000">
              <w:rPr>
                <w:rtl w:val="0"/>
              </w:rPr>
              <w:t xml:space="preserve">von Chamier 2021</w:t>
            </w:r>
          </w:p>
        </w:tc>
      </w:tr>
    </w:tbl>
    <w:p w:rsidR="00000000" w:rsidDel="00000000" w:rsidP="00000000" w:rsidRDefault="00000000" w:rsidRPr="00000000" w14:paraId="0000034A">
      <w:pPr>
        <w:spacing w:after="160" w:lineRule="auto"/>
        <w:rPr/>
      </w:pPr>
      <w:r w:rsidDel="00000000" w:rsidR="00000000" w:rsidRPr="00000000">
        <w:rPr>
          <w:rtl w:val="0"/>
        </w:rPr>
        <w:t xml:space="preserve"> </w:t>
      </w:r>
    </w:p>
    <w:p w:rsidR="00000000" w:rsidDel="00000000" w:rsidP="00000000" w:rsidRDefault="00000000" w:rsidRPr="00000000" w14:paraId="0000034B">
      <w:pPr>
        <w:rPr/>
      </w:pPr>
      <w:r w:rsidDel="00000000" w:rsidR="00000000" w:rsidRPr="00000000">
        <w:rPr>
          <w:rtl w:val="0"/>
        </w:rPr>
      </w:r>
    </w:p>
    <w:sectPr>
      <w:footerReference r:id="rId11"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ueller-reichert lab" w:id="9" w:date="2026-06-16T13:16:45Z">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plot, there are 19 tools</w:t>
      </w:r>
    </w:p>
  </w:comment>
  <w:comment w:author="mueller-reichert" w:id="54" w:date="2026-05-25T14:34:23Z">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acknowledgements from your side?</w:t>
      </w:r>
    </w:p>
  </w:comment>
  <w:comment w:author="mueller-reichert" w:id="55" w:date="2026-05-25T14:42:23Z">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to ask how your affiliation with your company is declared.</w:t>
      </w:r>
    </w:p>
  </w:comment>
  <w:comment w:author="Robert Kiewisz" w:id="56" w:date="2026-05-31T09:25:29Z">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not. I checked it, I dont need to do it. If I would do it this would be a lot of work to go get this approved</w:t>
      </w:r>
    </w:p>
  </w:comment>
  <w:comment w:author="Gunar Fabig" w:id="37" w:date="2026-06-15T13:39:20Z">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it also works on LM (phase contrast as shown on their website). maybe we should write microscopy data?</w:t>
      </w:r>
    </w:p>
  </w:comment>
  <w:comment w:author="Gunar Fabig" w:id="11" w:date="2026-06-12T19:32:06Z">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you cite a paper here but not for the previous software? all or no in the text. ref is also in the table, right?</w:t>
      </w:r>
    </w:p>
  </w:comment>
  <w:comment w:author="Gunar Fabig" w:id="20" w:date="2026-06-12T20:04:00Z">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STA mean?</w:t>
      </w:r>
    </w:p>
  </w:comment>
  <w:comment w:author="Gunar Fabig" w:id="21" w:date="2026-06-12T20:04:10Z">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w:t>
      </w:r>
    </w:p>
  </w:comment>
  <w:comment w:author="Gunar Fabig" w:id="12" w:date="2026-06-12T19:35:20Z">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cite this paper here:</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https://www.pnas.org/doi/10.1073/pnas.1314449110</w:t>
      </w:r>
    </w:p>
  </w:comment>
  <w:comment w:author="Gunar Fabig" w:id="15" w:date="2026-06-12T19:56:29Z">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what this is?</w:t>
      </w:r>
    </w:p>
  </w:comment>
  <w:comment w:author="Gunar Fabig" w:id="13" w:date="2026-06-12T19:36:50Z">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 not know what that should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w:t>
      </w:r>
    </w:p>
  </w:comment>
  <w:comment w:author="Gunar Fabig" w:id="14" w:date="2026-06-12T19:38:35Z">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 not get from the previous paragraph that this tool is fully supervised!</w:t>
      </w:r>
    </w:p>
  </w:comment>
  <w:comment w:author="Gunar Fabig" w:id="16" w:date="2026-06-12T19:58:16Z">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tilt axis?</w:t>
      </w:r>
    </w:p>
  </w:comment>
  <w:comment w:author="Gunar Fabig" w:id="17" w:date="2026-06-12T20:00:15Z">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not understandable</w:t>
      </w:r>
    </w:p>
  </w:comment>
  <w:comment w:author="mueller-reichert" w:id="57" w:date="2026-05-24T15:05:34Z">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should give the reference in the style as done throughout the  paper. This is easy to change.</w:t>
      </w:r>
    </w:p>
  </w:comment>
  <w:comment w:author="Gunar Fabig" w:id="18" w:date="2026-06-12T20:01:07Z">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says who? use more scientific justification? Like widely used or highly cited?</w:t>
      </w:r>
    </w:p>
  </w:comment>
  <w:comment w:author="Gunar Fabig" w:id="19" w:date="2026-06-12T20:02:11Z">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mean there is a good PDB structure?</w:t>
      </w:r>
    </w:p>
  </w:comment>
  <w:comment w:author="Gunar Fabig" w:id="22" w:date="2026-06-12T20:05:42Z">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nobody will get this joke. rephrase!</w:t>
      </w:r>
    </w:p>
  </w:comment>
  <w:comment w:author="mueller-reichert" w:id="52" w:date="2026-05-20T11:27:33Z">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sure I get the point here. What would you like to say here?</w:t>
      </w:r>
    </w:p>
  </w:comment>
  <w:comment w:author="mueller-reichert" w:id="43" w:date="2026-05-24T14:54:36Z">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Always give the plural here for your recommendations!</w:t>
      </w:r>
    </w:p>
  </w:comment>
  <w:comment w:author="Gunar Fabig" w:id="23" w:date="2026-06-15T06:18:36Z">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was only crYOLO, not YOLO</w:t>
      </w:r>
    </w:p>
  </w:comment>
  <w:comment w:author="mueller-reichert" w:id="38" w:date="2026-05-24T14:52:54Z">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correct reference is:</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Stalling, D., Westerhoff, M., &amp; Hege, H. C. (2005). amira: A Highly Interactive System for Visual Data Analysis. The Visualization Handbook, 749-767.</w:t>
      </w:r>
    </w:p>
  </w:comment>
  <w:comment w:author="mueller-reichert" w:id="44" w:date="2026-05-24T14:54:03Z">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add a general comment about Amira here!</w:t>
      </w:r>
    </w:p>
  </w:comment>
  <w:comment w:author="mueller-reichert" w:id="46" w:date="2026-05-20T11:20:01Z">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about giving references/examples here?!</w:t>
      </w:r>
    </w:p>
  </w:comment>
  <w:comment w:author="mueller-reichert" w:id="39" w:date="2026-05-24T14:51:52Z">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should eb a correct reference here.</w:t>
      </w:r>
    </w:p>
  </w:comment>
  <w:comment w:author="mueller-reichert" w:id="40" w:date="2026-05-24T14:52:35Z">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Robert Kiewisz" w:id="41" w:date="2026-05-31T09:16:25Z">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 w:author="mueller-reichert" w:id="42" w:date="2026-05-24T14:58:17Z">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all these recommendation sections: Wouldn't it be nice to add soem references just to give examples? What do you think about this? However, this might be too much work!</w:t>
      </w:r>
    </w:p>
  </w:comment>
  <w:comment w:author="mueller-reichert" w:id="36" w:date="2026-05-24T14:49:06Z">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change throughout the manuscript!!</w:t>
      </w:r>
    </w:p>
  </w:comment>
  <w:comment w:author="Gunar Fabig" w:id="0" w:date="2026-06-12T19:16:25Z">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necessarily. Sometime people want to compare phenotypes and do not need to segment the feature...</w:t>
      </w:r>
    </w:p>
  </w:comment>
  <w:comment w:author="Gunar Fabig" w:id="10" w:date="2026-06-12T19:31:07Z">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one should highlight (color or underline) ALL the different software packages. Having all these names and abbreviations in the text is confusing. and by highlighting one can see on the first look it is about a different software...</w:t>
      </w:r>
    </w:p>
  </w:comment>
  <w:comment w:author="Gunar Fabig" w:id="2" w:date="2026-06-12T19:16:41Z">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Imaris (Bitplane), Aivia (Leica) and ZEN (Zeiss) are missing in the list. All have build-in AI tools to segment image features (even on the microscope directly)</w:t>
      </w:r>
    </w:p>
  </w:comment>
  <w:comment w:author="Gunar Fabig" w:id="1" w:date="2026-06-12T19:19:49Z">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this is too ambiguous, can segmentation ever be solved?</w:t>
      </w:r>
    </w:p>
  </w:comment>
  <w:comment w:author="Gunar Fabig" w:id="63" w:date="2026-06-15T15:03:24Z">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citation needs to be properly</w:t>
      </w:r>
    </w:p>
  </w:comment>
  <w:comment w:author="Gunar Fabig" w:id="53" w:date="2026-06-15T14:49:39Z">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what the term means but I like it!</w:t>
      </w:r>
    </w:p>
  </w:comment>
  <w:comment w:author="mueller-reichert" w:id="34" w:date="2026-05-24T14:42:47Z">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different story, and could be listed as a fourth point. Usually, people use serial sections for antibody staining and SEM as a last step for imaging of the ultrastructure. I would not list this together wih serial TEM.</w:t>
      </w:r>
    </w:p>
  </w:comment>
  <w:comment w:author="Gunar Fabig" w:id="59" w:date="2026-06-15T15:04:00Z">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this mean?</w:t>
      </w:r>
    </w:p>
  </w:comment>
  <w:comment w:author="Gunar Fabig" w:id="49" w:date="2026-06-15T14:35:51Z">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w:t>
      </w:r>
    </w:p>
  </w:comment>
  <w:comment w:author="mueller-reichert" w:id="33" w:date="2026-05-24T14:39:24Z">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use an 'ss' abbreviation. This is historically forbidden, I think!</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change thai throughout the paper to "ser-sec". It is a little bit longer, but politically correct!</w:t>
      </w:r>
    </w:p>
  </w:comment>
  <w:comment w:author="mueller-reichert" w:id="35" w:date="2026-05-24T14:45:08Z">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some of the sections  above, I have delated the section break. I thin we should keep them throughout. My misrake! we should go back top the original version here!</w:t>
      </w:r>
    </w:p>
  </w:comment>
  <w:comment w:author="Gunar Fabig" w:id="64" w:date="2026-06-15T14:59:24Z">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there is only one tool, does it make sense to have a separate table for it? Maybe integrate in the later ones?</w:t>
      </w:r>
    </w:p>
  </w:comment>
  <w:comment w:author="Gunar Fabig" w:id="62" w:date="2026-06-15T14:58:19Z">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more here according to your website and my comments above</w:t>
      </w:r>
    </w:p>
  </w:comment>
  <w:comment w:author="Gunar Fabig" w:id="58" w:date="2026-06-15T15:05:48Z">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year missing</w:t>
      </w:r>
    </w:p>
  </w:comment>
  <w:comment w:author="Gunar Fabig" w:id="50" w:date="2026-06-15T14:37:19Z">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not ec-CLEM calculating something like a map or error? If lost of fiducials are correlated?</w:t>
      </w:r>
    </w:p>
  </w:comment>
  <w:comment w:author="Gunar Fabig" w:id="32" w:date="2026-06-15T08:02:35Z">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 FIB-SEM data is in fact not that good resolved in z. This needs a sophisticated milling</w:t>
      </w:r>
    </w:p>
  </w:comment>
  <w:comment w:author="Gunar Fabig" w:id="48" w:date="2026-06-15T14:40:52Z">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what is also missing: metadata standards for EM data. Without clearly specify in a machine readable way what preparation was used for what specimen it is hopeless. Even the same organelles look different within different organisms, resins and heave metals used. EM preparations are so diverse and the algorithms cannot know what was used. Maybe this should be included here!</w:t>
      </w:r>
    </w:p>
  </w:comment>
  <w:comment w:author="Gunar Fabig" w:id="30" w:date="2026-06-15T06:55:51Z">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you should list the usecases first and then the text? Like:</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-Filaments</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-Vesicles</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Gunar Fabig" w:id="31" w:date="2026-06-15T14:30:42Z">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mention if and how it can be applied to other filaments, too? actin and IF?</w:t>
      </w:r>
    </w:p>
  </w:comment>
  <w:comment w:author="Gunar Fabig" w:id="65" w:date="2026-06-15T15:02:53Z">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is it table 7? should be 14?</w:t>
      </w:r>
    </w:p>
  </w:comment>
  <w:comment w:author="Gunar Fabig" w:id="47" w:date="2026-06-15T14:33:51Z">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19?</w:t>
      </w:r>
    </w:p>
  </w:comment>
  <w:comment w:author="Gunar Fabig" w:id="51" w:date="2026-06-15T14:45:37Z">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this mean?</w:t>
      </w:r>
    </w:p>
  </w:comment>
  <w:comment w:author="Gunar Fabig" w:id="60" w:date="2026-06-15T15:07:36Z">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comment:</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Mutex Watershed is a general graph‑partitioning algorithm commonly used in vEM/connectomics pipelines; listing cryo‑ET as a primary modality is unusual.</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 Move Mutex Watershed to the connectomics / vEM section only, or change modality to FIB‑SEM, SBEM, ssTEM, vEM.</w:t>
      </w:r>
    </w:p>
  </w:comment>
  <w:comment w:author="Gunar Fabig" w:id="61" w:date="2026-06-15T15:10:47Z">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with that many abbreviations throughout the MS a list of acronyms would be very handy</w:t>
      </w:r>
    </w:p>
  </w:comment>
  <w:comment w:author="mueller-reichert" w:id="29" w:date="2026-05-24T14:30:50Z">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Hopefully, we will have the correct citation pretty soon. Just give one reference here!</w:t>
      </w:r>
    </w:p>
  </w:comment>
  <w:comment w:author="mueller-reichert" w:id="27" w:date="2026-05-24T14:29:09Z">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produce false information?</w:t>
      </w:r>
    </w:p>
  </w:comment>
  <w:comment w:author="mueller-reichert" w:id="45" w:date="2026-05-25T13:33:49Z">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get this point. Something is wrong here!</w:t>
      </w:r>
    </w:p>
  </w:comment>
  <w:comment w:author="mueller-reichert" w:id="26" w:date="2026-05-24T14:27:48Z">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numbering here and for the following tables as suggested above.</w:t>
      </w:r>
    </w:p>
  </w:comment>
  <w:comment w:author="mueller-reichert" w:id="6" w:date="2026-05-24T13:47:25Z">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not give the numbers of the tables in the introduction. I would do this in the main text. What do you think about this?</w:t>
      </w:r>
    </w:p>
  </w:comment>
  <w:comment w:author="Robert Kiewisz" w:id="7" w:date="2026-05-25T18:38:52Z">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Robert Kiewisz" w:id="8" w:date="2026-05-31T09:16:46Z">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 w:author="Gunar Fabig" w:id="25" w:date="2026-06-15T06:40:41Z">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really make this statement? There is always something worse!</w:t>
      </w:r>
    </w:p>
  </w:comment>
  <w:comment w:author="Gunar Fabig" w:id="28" w:date="2026-06-15T06:44:15Z">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 not understand. You denoise to determine the structure, right? So it is always fed into the structure determination...</w:t>
      </w:r>
    </w:p>
  </w:comment>
  <w:comment w:author="mueller-reichert" w:id="3" w:date="2026-05-24T14:11:36Z">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other hand, why not? Letb me think abou this.</w:t>
      </w:r>
    </w:p>
  </w:comment>
  <w:comment w:author="Robert Kiewisz" w:id="4" w:date="2026-05-25T18:38:55Z">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Robert Kiewisz" w:id="5" w:date="2026-05-31T09:16:49Z">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 w:author="Gunar Fabig" w:id="24" w:date="2026-06-15T06:37:15Z">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not always take this then? What are the downsides?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right"/>
      <w:pPr>
        <w:ind w:left="720" w:hanging="360"/>
      </w:pPr>
      <w:rPr>
        <w:u w:val="none"/>
      </w:rPr>
    </w:lvl>
    <w:lvl w:ilvl="1">
      <w:start w:val="1"/>
      <w:numFmt w:val="decimal"/>
      <w:lvlText w:val="%1.%2."/>
      <w:lvlJc w:val="right"/>
      <w:pPr>
        <w:ind w:left="81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720" w:hanging="360"/>
    </w:pPr>
    <w:rPr>
      <w:b w:val="1"/>
      <w:bCs w:val="1"/>
      <w:sz w:val="28"/>
      <w:szCs w:val="28"/>
    </w:rPr>
  </w:style>
  <w:style w:type="paragraph" w:styleId="Heading2">
    <w:name w:val="heading 2"/>
    <w:basedOn w:val="Normal"/>
    <w:next w:val="Normal"/>
    <w:pPr>
      <w:keepNext w:val="1"/>
      <w:keepLines w:val="1"/>
      <w:spacing w:after="120" w:before="360" w:lineRule="auto"/>
    </w:pPr>
    <w:rPr>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rrobert92.github.io/EM_ML_Segmentation_Tools_Overview/" TargetMode="External"/><Relationship Id="rId8" Type="http://schemas.openxmlformats.org/officeDocument/2006/relationships/hyperlink" Target="https://rrobert92.github.io/EM_ML_Segmentation_Tools_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